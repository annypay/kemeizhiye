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3F886">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44"/>
          <w:szCs w:val="44"/>
        </w:rPr>
      </w:pPr>
      <w:r>
        <w:rPr>
          <w:rFonts w:hint="eastAsia" w:ascii="微软雅黑" w:hAnsi="微软雅黑" w:eastAsia="微软雅黑" w:cs="微软雅黑"/>
          <w:sz w:val="44"/>
          <w:szCs w:val="44"/>
        </w:rPr>
        <w:t>外墙及内墙涂装工程施工合同</w:t>
      </w:r>
    </w:p>
    <w:p w14:paraId="460CEEB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rPr>
        <w:t xml:space="preserve"> </w:t>
      </w:r>
      <w:r>
        <w:rPr>
          <w:rFonts w:hint="eastAsia" w:ascii="微软雅黑" w:hAnsi="微软雅黑" w:eastAsia="微软雅黑" w:cs="微软雅黑"/>
          <w:sz w:val="18"/>
          <w:szCs w:val="18"/>
          <w:lang w:val="en-US" w:eastAsia="zh-CN"/>
        </w:rPr>
        <w:t xml:space="preserve">                                                              </w:t>
      </w:r>
      <w:del w:id="0" w:author="chen-ke" w:date="2026-04-04T09:34:33Z">
        <w:r>
          <w:rPr>
            <w:rFonts w:hint="eastAsia" w:ascii="微软雅黑" w:hAnsi="微软雅黑" w:eastAsia="微软雅黑" w:cs="微软雅黑"/>
            <w:sz w:val="18"/>
            <w:szCs w:val="18"/>
            <w:lang w:val="en-US" w:eastAsia="zh-CN"/>
          </w:rPr>
          <w:delText xml:space="preserve">  </w:delText>
        </w:r>
      </w:del>
      <w:del w:id="1" w:author="chen-ke" w:date="2026-04-04T09:34:11Z">
        <w:r>
          <w:rPr>
            <w:rFonts w:hint="eastAsia" w:ascii="微软雅黑" w:hAnsi="微软雅黑" w:eastAsia="微软雅黑" w:cs="微软雅黑"/>
            <w:sz w:val="18"/>
            <w:szCs w:val="18"/>
            <w:lang w:val="en-US" w:eastAsia="zh-CN"/>
          </w:rPr>
          <w:delText xml:space="preserve"> </w:delText>
        </w:r>
      </w:del>
      <w:del w:id="2" w:author="chen-ke" w:date="2026-04-04T09:34:10Z">
        <w:r>
          <w:rPr>
            <w:rFonts w:hint="eastAsia" w:ascii="微软雅黑" w:hAnsi="微软雅黑" w:eastAsia="微软雅黑" w:cs="微软雅黑"/>
            <w:sz w:val="18"/>
            <w:szCs w:val="18"/>
            <w:lang w:val="en-US" w:eastAsia="zh-CN"/>
          </w:rPr>
          <w:delText xml:space="preserve"> </w:delText>
        </w:r>
      </w:del>
      <w:del w:id="3" w:author="chen-ke" w:date="2026-04-04T09:34:06Z">
        <w:r>
          <w:rPr>
            <w:rFonts w:hint="eastAsia" w:ascii="微软雅黑" w:hAnsi="微软雅黑" w:eastAsia="微软雅黑" w:cs="微软雅黑"/>
            <w:sz w:val="18"/>
            <w:szCs w:val="18"/>
            <w:lang w:val="en-US" w:eastAsia="zh-CN"/>
          </w:rPr>
          <w:delText xml:space="preserve"> </w:delText>
        </w:r>
      </w:del>
      <w:del w:id="4" w:author="chen-ke" w:date="2026-04-04T09:34:05Z">
        <w:r>
          <w:rPr>
            <w:rFonts w:hint="eastAsia" w:ascii="微软雅黑" w:hAnsi="微软雅黑" w:eastAsia="微软雅黑" w:cs="微软雅黑"/>
            <w:sz w:val="18"/>
            <w:szCs w:val="18"/>
            <w:lang w:val="en-US" w:eastAsia="zh-CN"/>
          </w:rPr>
          <w:delText xml:space="preserve"> </w:delText>
        </w:r>
      </w:del>
      <w:r>
        <w:rPr>
          <w:rFonts w:hint="eastAsia" w:ascii="微软雅黑" w:hAnsi="微软雅黑" w:eastAsia="微软雅黑" w:cs="微软雅黑"/>
          <w:sz w:val="18"/>
          <w:szCs w:val="18"/>
          <w:lang w:val="en-US" w:eastAsia="zh-CN"/>
        </w:rPr>
        <w:t>合同编号：</w:t>
      </w:r>
      <w:ins w:id="5" w:author="chen-ke" w:date="2026-04-04T09:34:08Z">
        <w:r>
          <w:rPr>
            <w:rFonts w:hint="eastAsia" w:ascii="微软雅黑" w:hAnsi="微软雅黑" w:eastAsia="微软雅黑" w:cs="微软雅黑"/>
            <w:sz w:val="18"/>
            <w:szCs w:val="18"/>
            <w:lang w:val="en-US" w:eastAsia="zh-CN"/>
          </w:rPr>
          <w:t>MH</w:t>
        </w:r>
      </w:ins>
      <w:r>
        <w:rPr>
          <w:rFonts w:hint="eastAsia" w:ascii="微软雅黑" w:hAnsi="微软雅黑" w:eastAsia="微软雅黑" w:cs="微软雅黑"/>
          <w:sz w:val="18"/>
          <w:szCs w:val="18"/>
          <w:lang w:val="en-US" w:eastAsia="zh-CN"/>
        </w:rPr>
        <w:t>2026040</w:t>
      </w:r>
      <w:ins w:id="6" w:author="chen-ke" w:date="2026-04-04T09:14:53Z">
        <w:r>
          <w:rPr>
            <w:rFonts w:hint="eastAsia" w:ascii="微软雅黑" w:hAnsi="微软雅黑" w:eastAsia="微软雅黑" w:cs="微软雅黑"/>
            <w:sz w:val="18"/>
            <w:szCs w:val="18"/>
            <w:lang w:val="en-US" w:eastAsia="zh-CN"/>
          </w:rPr>
          <w:t>4</w:t>
        </w:r>
      </w:ins>
      <w:r>
        <w:rPr>
          <w:rFonts w:hint="eastAsia" w:ascii="微软雅黑" w:hAnsi="微软雅黑" w:eastAsia="微软雅黑" w:cs="微软雅黑"/>
          <w:sz w:val="18"/>
          <w:szCs w:val="18"/>
          <w:lang w:val="en-US" w:eastAsia="zh-CN"/>
        </w:rPr>
        <w:t>-001</w:t>
      </w:r>
    </w:p>
    <w:p w14:paraId="04A38FB4">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del w:id="7" w:author="chen-ke" w:date="2026-04-04T09:34:32Z">
        <w:r>
          <w:rPr>
            <w:rFonts w:hint="eastAsia" w:ascii="微软雅黑" w:hAnsi="微软雅黑" w:eastAsia="微软雅黑" w:cs="微软雅黑"/>
            <w:sz w:val="18"/>
            <w:szCs w:val="18"/>
            <w:lang w:val="en-US" w:eastAsia="zh-CN"/>
          </w:rPr>
          <w:delText xml:space="preserve"> </w:delText>
        </w:r>
      </w:del>
      <w:del w:id="8" w:author="chen-ke" w:date="2026-04-04T09:34:31Z">
        <w:r>
          <w:rPr>
            <w:rFonts w:hint="eastAsia" w:ascii="微软雅黑" w:hAnsi="微软雅黑" w:eastAsia="微软雅黑" w:cs="微软雅黑"/>
            <w:sz w:val="18"/>
            <w:szCs w:val="18"/>
            <w:lang w:val="en-US" w:eastAsia="zh-CN"/>
          </w:rPr>
          <w:delText xml:space="preserve"> </w:delText>
        </w:r>
      </w:del>
      <w:del w:id="9" w:author="chen-ke" w:date="2026-04-04T09:34:13Z">
        <w:r>
          <w:rPr>
            <w:rFonts w:hint="eastAsia" w:ascii="微软雅黑" w:hAnsi="微软雅黑" w:eastAsia="微软雅黑" w:cs="微软雅黑"/>
            <w:sz w:val="18"/>
            <w:szCs w:val="18"/>
            <w:lang w:val="en-US" w:eastAsia="zh-CN"/>
          </w:rPr>
          <w:delText xml:space="preserve"> </w:delText>
        </w:r>
      </w:del>
      <w:del w:id="10" w:author="chen-ke" w:date="2026-04-04T09:34:12Z">
        <w:r>
          <w:rPr>
            <w:rFonts w:hint="eastAsia" w:ascii="微软雅黑" w:hAnsi="微软雅黑" w:eastAsia="微软雅黑" w:cs="微软雅黑"/>
            <w:sz w:val="18"/>
            <w:szCs w:val="18"/>
            <w:lang w:val="en-US" w:eastAsia="zh-CN"/>
          </w:rPr>
          <w:delText xml:space="preserve">   </w:delText>
        </w:r>
      </w:del>
      <w:r>
        <w:rPr>
          <w:rFonts w:hint="eastAsia" w:ascii="微软雅黑" w:hAnsi="微软雅黑" w:eastAsia="微软雅黑" w:cs="微软雅黑"/>
          <w:sz w:val="18"/>
          <w:szCs w:val="18"/>
          <w:lang w:val="en-US" w:eastAsia="zh-CN"/>
        </w:rPr>
        <w:t>合同签订地：江</w:t>
      </w:r>
      <w:ins w:id="11" w:author="chen-ke" w:date="2026-04-04T09:34:23Z">
        <w:r>
          <w:rPr>
            <w:rFonts w:hint="eastAsia" w:ascii="微软雅黑" w:hAnsi="微软雅黑" w:eastAsia="微软雅黑" w:cs="微软雅黑"/>
            <w:sz w:val="18"/>
            <w:szCs w:val="18"/>
            <w:lang w:val="en-US" w:eastAsia="zh-CN"/>
          </w:rPr>
          <w:t>西</w:t>
        </w:r>
      </w:ins>
      <w:ins w:id="12" w:author="chen-ke" w:date="2026-04-04T09:34:26Z">
        <w:r>
          <w:rPr>
            <w:rFonts w:hint="eastAsia" w:ascii="微软雅黑" w:hAnsi="微软雅黑" w:eastAsia="微软雅黑" w:cs="微软雅黑"/>
            <w:sz w:val="18"/>
            <w:szCs w:val="18"/>
            <w:lang w:val="en-US" w:eastAsia="zh-CN"/>
          </w:rPr>
          <w:t>省</w:t>
        </w:r>
      </w:ins>
      <w:del w:id="13" w:author="chen-ke" w:date="2026-04-04T09:34:21Z">
        <w:r>
          <w:rPr>
            <w:rFonts w:hint="eastAsia" w:ascii="微软雅黑" w:hAnsi="微软雅黑" w:eastAsia="微软雅黑" w:cs="微软雅黑"/>
            <w:sz w:val="18"/>
            <w:szCs w:val="18"/>
            <w:lang w:val="en-US" w:eastAsia="zh-CN"/>
          </w:rPr>
          <w:delText>西</w:delText>
        </w:r>
      </w:del>
      <w:r>
        <w:rPr>
          <w:rFonts w:hint="eastAsia" w:ascii="微软雅黑" w:hAnsi="微软雅黑" w:eastAsia="微软雅黑" w:cs="微软雅黑"/>
          <w:sz w:val="18"/>
          <w:szCs w:val="18"/>
          <w:lang w:val="en-US" w:eastAsia="zh-CN"/>
        </w:rPr>
        <w:t>萍乡</w:t>
      </w:r>
      <w:ins w:id="14" w:author="chen-ke" w:date="2026-04-04T09:34:28Z">
        <w:r>
          <w:rPr>
            <w:rFonts w:hint="eastAsia" w:ascii="微软雅黑" w:hAnsi="微软雅黑" w:eastAsia="微软雅黑" w:cs="微软雅黑"/>
            <w:sz w:val="18"/>
            <w:szCs w:val="18"/>
            <w:lang w:val="en-US" w:eastAsia="zh-CN"/>
          </w:rPr>
          <w:t>市</w:t>
        </w:r>
      </w:ins>
      <w:ins w:id="15" w:author="chen-ke" w:date="2026-04-04T09:34:30Z">
        <w:r>
          <w:rPr>
            <w:rFonts w:hint="eastAsia" w:ascii="微软雅黑" w:hAnsi="微软雅黑" w:eastAsia="微软雅黑" w:cs="微软雅黑"/>
            <w:sz w:val="18"/>
            <w:szCs w:val="18"/>
            <w:lang w:val="en-US" w:eastAsia="zh-CN"/>
          </w:rPr>
          <w:t>莲花县</w:t>
        </w:r>
      </w:ins>
      <w:r>
        <w:rPr>
          <w:rFonts w:hint="eastAsia" w:ascii="微软雅黑" w:hAnsi="微软雅黑" w:eastAsia="微软雅黑" w:cs="微软雅黑"/>
          <w:sz w:val="18"/>
          <w:szCs w:val="18"/>
          <w:lang w:val="en-US" w:eastAsia="zh-CN"/>
        </w:rPr>
        <w:t xml:space="preserve">  </w:t>
      </w:r>
    </w:p>
    <w:p w14:paraId="1D9C3C15">
      <w:pPr>
        <w:keepNext w:val="0"/>
        <w:keepLines w:val="0"/>
        <w:pageBreakBefore w:val="0"/>
        <w:widowControl w:val="0"/>
        <w:kinsoku/>
        <w:wordWrap/>
        <w:overflowPunct/>
        <w:topLinePunct w:val="0"/>
        <w:autoSpaceDE/>
        <w:autoSpaceDN/>
        <w:bidi w:val="0"/>
        <w:adjustRightInd/>
        <w:snapToGrid/>
        <w:spacing w:line="0" w:lineRule="atLeast"/>
        <w:textAlignment w:val="auto"/>
        <w:rPr>
          <w:del w:id="16" w:author="chen-ke" w:date="2026-04-04T09:27:26Z"/>
          <w:rFonts w:hint="default" w:ascii="微软雅黑" w:hAnsi="微软雅黑" w:eastAsia="微软雅黑" w:cs="微软雅黑"/>
          <w:lang w:val="en-US"/>
        </w:rPr>
      </w:pPr>
      <w:r>
        <w:rPr>
          <w:rFonts w:hint="eastAsia" w:ascii="微软雅黑" w:hAnsi="微软雅黑" w:eastAsia="微软雅黑" w:cs="微软雅黑"/>
        </w:rPr>
        <w:t>甲方（发包方）：</w:t>
      </w:r>
      <w:del w:id="17" w:author="chen-ke" w:date="2026-04-04T09:27:26Z">
        <w:r>
          <w:rPr>
            <w:rFonts w:hint="default" w:ascii="微软雅黑" w:hAnsi="微软雅黑" w:eastAsia="微软雅黑" w:cs="微软雅黑"/>
            <w:lang w:val="en-US"/>
          </w:rPr>
          <w:delText>________________________</w:delText>
        </w:r>
      </w:del>
    </w:p>
    <w:p w14:paraId="70D543AA">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微软雅黑" w:hAnsi="微软雅黑" w:eastAsia="微软雅黑" w:cs="微软雅黑"/>
          <w:lang w:val="en-US" w:eastAsia="zh-CN"/>
        </w:rPr>
      </w:pPr>
      <w:ins w:id="18" w:author="chen-ke" w:date="2026-04-04T09:27:27Z">
        <w:r>
          <w:rPr>
            <w:rFonts w:hint="eastAsia" w:ascii="微软雅黑" w:hAnsi="微软雅黑" w:eastAsia="微软雅黑" w:cs="微软雅黑"/>
            <w:lang w:val="en-US" w:eastAsia="zh-CN"/>
          </w:rPr>
          <w:t>江西</w:t>
        </w:r>
      </w:ins>
      <w:ins w:id="19" w:author="chen-ke" w:date="2026-04-04T09:27:34Z">
        <w:r>
          <w:rPr>
            <w:rFonts w:hint="eastAsia" w:ascii="微软雅黑" w:hAnsi="微软雅黑" w:eastAsia="微软雅黑" w:cs="微软雅黑"/>
            <w:lang w:val="en-US" w:eastAsia="zh-CN"/>
          </w:rPr>
          <w:t>铭</w:t>
        </w:r>
      </w:ins>
      <w:ins w:id="20" w:author="chen-ke" w:date="2026-04-04T09:27:35Z">
        <w:r>
          <w:rPr>
            <w:rFonts w:hint="eastAsia" w:ascii="微软雅黑" w:hAnsi="微软雅黑" w:eastAsia="微软雅黑" w:cs="微软雅黑"/>
            <w:lang w:val="en-US" w:eastAsia="zh-CN"/>
          </w:rPr>
          <w:t>和</w:t>
        </w:r>
      </w:ins>
      <w:ins w:id="21" w:author="chen-ke" w:date="2026-04-04T09:27:36Z">
        <w:r>
          <w:rPr>
            <w:rFonts w:hint="eastAsia" w:ascii="微软雅黑" w:hAnsi="微软雅黑" w:eastAsia="微软雅黑" w:cs="微软雅黑"/>
            <w:lang w:val="en-US" w:eastAsia="zh-CN"/>
          </w:rPr>
          <w:t>建设</w:t>
        </w:r>
      </w:ins>
      <w:ins w:id="22" w:author="chen-ke" w:date="2026-04-04T09:27:37Z">
        <w:r>
          <w:rPr>
            <w:rFonts w:hint="eastAsia" w:ascii="微软雅黑" w:hAnsi="微软雅黑" w:eastAsia="微软雅黑" w:cs="微软雅黑"/>
            <w:lang w:val="en-US" w:eastAsia="zh-CN"/>
          </w:rPr>
          <w:t>工程</w:t>
        </w:r>
      </w:ins>
      <w:ins w:id="23" w:author="chen-ke" w:date="2026-04-04T09:27:38Z">
        <w:r>
          <w:rPr>
            <w:rFonts w:hint="eastAsia" w:ascii="微软雅黑" w:hAnsi="微软雅黑" w:eastAsia="微软雅黑" w:cs="微软雅黑"/>
            <w:lang w:val="en-US" w:eastAsia="zh-CN"/>
          </w:rPr>
          <w:t>有限</w:t>
        </w:r>
      </w:ins>
      <w:ins w:id="24" w:author="chen-ke" w:date="2026-04-04T09:27:39Z">
        <w:r>
          <w:rPr>
            <w:rFonts w:hint="eastAsia" w:ascii="微软雅黑" w:hAnsi="微软雅黑" w:eastAsia="微软雅黑" w:cs="微软雅黑"/>
            <w:lang w:val="en-US" w:eastAsia="zh-CN"/>
          </w:rPr>
          <w:t>公司</w:t>
        </w:r>
      </w:ins>
      <w:ins w:id="25" w:author="chen-ke" w:date="2026-04-04T09:27:40Z">
        <w:r>
          <w:rPr>
            <w:rFonts w:hint="eastAsia" w:ascii="微软雅黑" w:hAnsi="微软雅黑" w:eastAsia="微软雅黑" w:cs="微软雅黑"/>
            <w:lang w:val="en-US" w:eastAsia="zh-CN"/>
          </w:rPr>
          <w:t>莲</w:t>
        </w:r>
      </w:ins>
      <w:del w:id="26" w:author="chen-ke" w:date="2026-04-04T09:30:30Z">
        <w:r>
          <w:rPr>
            <w:rFonts w:hint="default" w:ascii="微软雅黑" w:hAnsi="微软雅黑" w:eastAsia="微软雅黑" w:cs="微软雅黑"/>
            <w:lang w:val="en-US"/>
          </w:rPr>
          <w:delText>统一社会信用代码：________________________</w:delText>
        </w:r>
      </w:del>
      <w:ins w:id="27" w:author="chen-ke" w:date="2026-04-04T09:30:34Z">
        <w:r>
          <w:rPr>
            <w:rFonts w:hint="eastAsia" w:ascii="微软雅黑" w:hAnsi="微软雅黑" w:eastAsia="微软雅黑" w:cs="微软雅黑"/>
            <w:lang w:val="en-US" w:eastAsia="zh-CN"/>
          </w:rPr>
          <w:t>花</w:t>
        </w:r>
      </w:ins>
      <w:ins w:id="28" w:author="chen-ke" w:date="2026-04-04T09:30:39Z">
        <w:r>
          <w:rPr>
            <w:rFonts w:hint="eastAsia" w:ascii="微软雅黑" w:hAnsi="微软雅黑" w:eastAsia="微软雅黑" w:cs="微软雅黑"/>
            <w:lang w:val="en-US" w:eastAsia="zh-CN"/>
          </w:rPr>
          <w:t>分公司</w:t>
        </w:r>
      </w:ins>
    </w:p>
    <w:p w14:paraId="10B06287">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微软雅黑" w:hAnsi="微软雅黑" w:eastAsia="微软雅黑" w:cs="微软雅黑"/>
          <w:lang w:val="en-US" w:eastAsia="zh-CN"/>
        </w:rPr>
      </w:pPr>
      <w:del w:id="29" w:author="chen-ke" w:date="2026-04-04T09:30:45Z">
        <w:r>
          <w:rPr>
            <w:rFonts w:hint="eastAsia" w:ascii="微软雅黑" w:hAnsi="微软雅黑" w:eastAsia="微软雅黑" w:cs="微软雅黑"/>
          </w:rPr>
          <w:delText xml:space="preserve"> </w:delText>
        </w:r>
      </w:del>
      <w:ins w:id="30" w:author="chen-ke" w:date="2026-04-04T09:30:44Z">
        <w:r>
          <w:rPr>
            <w:rFonts w:hint="eastAsia" w:ascii="微软雅黑" w:hAnsi="微软雅黑" w:eastAsia="微软雅黑" w:cs="微软雅黑"/>
          </w:rPr>
          <w:t>统一社会信用代码：</w:t>
        </w:r>
      </w:ins>
      <w:ins w:id="31" w:author="chen-ke" w:date="2026-04-04T09:30:52Z">
        <w:r>
          <w:rPr>
            <w:rFonts w:hint="eastAsia" w:ascii="微软雅黑" w:hAnsi="微软雅黑" w:eastAsia="微软雅黑" w:cs="微软雅黑"/>
            <w:lang w:val="en-US" w:eastAsia="zh-CN"/>
          </w:rPr>
          <w:t>9</w:t>
        </w:r>
      </w:ins>
      <w:ins w:id="32" w:author="chen-ke" w:date="2026-04-04T09:30:53Z">
        <w:r>
          <w:rPr>
            <w:rFonts w:hint="eastAsia" w:ascii="微软雅黑" w:hAnsi="微软雅黑" w:eastAsia="微软雅黑" w:cs="微软雅黑"/>
            <w:lang w:val="en-US" w:eastAsia="zh-CN"/>
          </w:rPr>
          <w:t>136</w:t>
        </w:r>
      </w:ins>
      <w:ins w:id="33" w:author="chen-ke" w:date="2026-04-04T09:30:55Z">
        <w:r>
          <w:rPr>
            <w:rFonts w:hint="eastAsia" w:ascii="微软雅黑" w:hAnsi="微软雅黑" w:eastAsia="微软雅黑" w:cs="微软雅黑"/>
            <w:lang w:val="en-US" w:eastAsia="zh-CN"/>
          </w:rPr>
          <w:t>0</w:t>
        </w:r>
      </w:ins>
      <w:ins w:id="34" w:author="chen-ke" w:date="2026-04-04T09:30:56Z">
        <w:r>
          <w:rPr>
            <w:rFonts w:hint="eastAsia" w:ascii="微软雅黑" w:hAnsi="微软雅黑" w:eastAsia="微软雅黑" w:cs="微软雅黑"/>
            <w:lang w:val="en-US" w:eastAsia="zh-CN"/>
          </w:rPr>
          <w:t>32</w:t>
        </w:r>
      </w:ins>
      <w:ins w:id="35" w:author="chen-ke" w:date="2026-04-04T09:30:57Z">
        <w:r>
          <w:rPr>
            <w:rFonts w:hint="eastAsia" w:ascii="微软雅黑" w:hAnsi="微软雅黑" w:eastAsia="微软雅黑" w:cs="微软雅黑"/>
            <w:lang w:val="en-US" w:eastAsia="zh-CN"/>
          </w:rPr>
          <w:t>1</w:t>
        </w:r>
      </w:ins>
      <w:ins w:id="36" w:author="chen-ke" w:date="2026-04-04T09:30:59Z">
        <w:r>
          <w:rPr>
            <w:rFonts w:hint="eastAsia" w:ascii="微软雅黑" w:hAnsi="微软雅黑" w:eastAsia="微软雅黑" w:cs="微软雅黑"/>
            <w:lang w:val="en-US" w:eastAsia="zh-CN"/>
          </w:rPr>
          <w:t>MAD</w:t>
        </w:r>
      </w:ins>
      <w:ins w:id="37" w:author="chen-ke" w:date="2026-04-04T09:31:01Z">
        <w:r>
          <w:rPr>
            <w:rFonts w:hint="eastAsia" w:ascii="微软雅黑" w:hAnsi="微软雅黑" w:eastAsia="微软雅黑" w:cs="微软雅黑"/>
            <w:lang w:val="en-US" w:eastAsia="zh-CN"/>
          </w:rPr>
          <w:t>GL</w:t>
        </w:r>
      </w:ins>
      <w:ins w:id="38" w:author="chen-ke" w:date="2026-04-04T09:31:03Z">
        <w:r>
          <w:rPr>
            <w:rFonts w:hint="eastAsia" w:ascii="微软雅黑" w:hAnsi="微软雅黑" w:eastAsia="微软雅黑" w:cs="微软雅黑"/>
            <w:lang w:val="en-US" w:eastAsia="zh-CN"/>
          </w:rPr>
          <w:t>R</w:t>
        </w:r>
      </w:ins>
      <w:ins w:id="39" w:author="chen-ke" w:date="2026-04-04T09:31:05Z">
        <w:r>
          <w:rPr>
            <w:rFonts w:hint="eastAsia" w:ascii="微软雅黑" w:hAnsi="微软雅黑" w:eastAsia="微软雅黑" w:cs="微软雅黑"/>
            <w:lang w:val="en-US" w:eastAsia="zh-CN"/>
          </w:rPr>
          <w:t>NW</w:t>
        </w:r>
      </w:ins>
      <w:ins w:id="40" w:author="chen-ke" w:date="2026-04-04T09:31:20Z">
        <w:r>
          <w:rPr>
            <w:rFonts w:hint="eastAsia" w:ascii="微软雅黑" w:hAnsi="微软雅黑" w:eastAsia="微软雅黑" w:cs="微软雅黑"/>
            <w:lang w:val="en-US" w:eastAsia="zh-CN"/>
          </w:rPr>
          <w:t>1</w:t>
        </w:r>
      </w:ins>
      <w:ins w:id="41" w:author="chen-ke" w:date="2026-04-04T09:31:21Z">
        <w:r>
          <w:rPr>
            <w:rFonts w:hint="eastAsia" w:ascii="微软雅黑" w:hAnsi="微软雅黑" w:eastAsia="微软雅黑" w:cs="微软雅黑"/>
            <w:lang w:val="en-US" w:eastAsia="zh-CN"/>
          </w:rPr>
          <w:t>N</w:t>
        </w:r>
      </w:ins>
    </w:p>
    <w:p w14:paraId="7134691B">
      <w:pPr>
        <w:keepNext w:val="0"/>
        <w:keepLines w:val="0"/>
        <w:pageBreakBefore w:val="0"/>
        <w:widowControl w:val="0"/>
        <w:kinsoku/>
        <w:wordWrap/>
        <w:overflowPunct/>
        <w:topLinePunct w:val="0"/>
        <w:autoSpaceDE/>
        <w:autoSpaceDN/>
        <w:bidi w:val="0"/>
        <w:adjustRightInd/>
        <w:snapToGrid/>
        <w:spacing w:line="0" w:lineRule="atLeast"/>
        <w:textAlignment w:val="auto"/>
        <w:rPr>
          <w:ins w:id="42" w:author="chen-ke" w:date="2026-04-04T09:31:23Z"/>
          <w:rFonts w:hint="eastAsia" w:ascii="微软雅黑" w:hAnsi="微软雅黑" w:eastAsia="微软雅黑" w:cs="微软雅黑"/>
        </w:rPr>
      </w:pPr>
    </w:p>
    <w:p w14:paraId="1AC384FF">
      <w:pPr>
        <w:keepNext w:val="0"/>
        <w:keepLines w:val="0"/>
        <w:pageBreakBefore w:val="0"/>
        <w:widowControl w:val="0"/>
        <w:kinsoku/>
        <w:wordWrap/>
        <w:overflowPunct/>
        <w:topLinePunct w:val="0"/>
        <w:autoSpaceDE/>
        <w:autoSpaceDN/>
        <w:bidi w:val="0"/>
        <w:adjustRightInd/>
        <w:snapToGrid/>
        <w:spacing w:line="0" w:lineRule="atLeast"/>
        <w:textAlignment w:val="auto"/>
        <w:rPr>
          <w:del w:id="43" w:author="chen-ke" w:date="2026-04-04T09:34:51Z"/>
          <w:rFonts w:hint="default" w:ascii="微软雅黑" w:hAnsi="微软雅黑" w:eastAsia="微软雅黑" w:cs="微软雅黑"/>
          <w:lang w:val="en-US"/>
        </w:rPr>
      </w:pPr>
      <w:r>
        <w:rPr>
          <w:rFonts w:hint="eastAsia" w:ascii="微软雅黑" w:hAnsi="微软雅黑" w:eastAsia="微软雅黑" w:cs="微软雅黑"/>
        </w:rPr>
        <w:t>乙方（承包方）：</w:t>
      </w:r>
      <w:del w:id="44" w:author="chen-ke" w:date="2026-04-04T09:34:51Z">
        <w:r>
          <w:rPr>
            <w:rFonts w:hint="default" w:ascii="微软雅黑" w:hAnsi="微软雅黑" w:eastAsia="微软雅黑" w:cs="微软雅黑"/>
            <w:lang w:val="en-US"/>
          </w:rPr>
          <w:delText>________________________</w:delText>
        </w:r>
      </w:del>
    </w:p>
    <w:p w14:paraId="69E8E4C4">
      <w:pPr>
        <w:keepNext w:val="0"/>
        <w:keepLines w:val="0"/>
        <w:pageBreakBefore w:val="0"/>
        <w:widowControl w:val="0"/>
        <w:kinsoku/>
        <w:wordWrap/>
        <w:overflowPunct/>
        <w:topLinePunct w:val="0"/>
        <w:autoSpaceDE/>
        <w:autoSpaceDN/>
        <w:bidi w:val="0"/>
        <w:adjustRightInd/>
        <w:snapToGrid/>
        <w:spacing w:line="0" w:lineRule="atLeast"/>
        <w:textAlignment w:val="auto"/>
        <w:rPr>
          <w:ins w:id="45" w:author="chen-ke" w:date="2026-04-04T09:35:08Z"/>
          <w:rFonts w:hint="eastAsia" w:ascii="微软雅黑" w:hAnsi="微软雅黑" w:eastAsia="微软雅黑" w:cs="微软雅黑"/>
          <w:lang w:val="en-US" w:eastAsia="zh-CN"/>
        </w:rPr>
      </w:pPr>
      <w:ins w:id="46" w:author="chen-ke" w:date="2026-04-04T09:34:52Z">
        <w:r>
          <w:rPr>
            <w:rFonts w:hint="eastAsia" w:ascii="微软雅黑" w:hAnsi="微软雅黑" w:eastAsia="微软雅黑" w:cs="微软雅黑"/>
            <w:lang w:val="en-US" w:eastAsia="zh-CN"/>
          </w:rPr>
          <w:t>芦溪县</w:t>
        </w:r>
      </w:ins>
      <w:ins w:id="47" w:author="chen-ke" w:date="2026-04-04T09:34:56Z">
        <w:r>
          <w:rPr>
            <w:rFonts w:hint="eastAsia" w:ascii="微软雅黑" w:hAnsi="微软雅黑" w:eastAsia="微软雅黑" w:cs="微软雅黑"/>
            <w:lang w:val="en-US" w:eastAsia="zh-CN"/>
          </w:rPr>
          <w:t>文</w:t>
        </w:r>
      </w:ins>
      <w:ins w:id="48" w:author="chen-ke" w:date="2026-04-04T09:34:58Z">
        <w:r>
          <w:rPr>
            <w:rFonts w:hint="eastAsia" w:ascii="微软雅黑" w:hAnsi="微软雅黑" w:eastAsia="微软雅黑" w:cs="微软雅黑"/>
            <w:lang w:val="en-US" w:eastAsia="zh-CN"/>
          </w:rPr>
          <w:t>平</w:t>
        </w:r>
      </w:ins>
      <w:ins w:id="49" w:author="chen-ke" w:date="2026-04-04T09:34:59Z">
        <w:r>
          <w:rPr>
            <w:rFonts w:hint="eastAsia" w:ascii="微软雅黑" w:hAnsi="微软雅黑" w:eastAsia="微软雅黑" w:cs="微软雅黑"/>
            <w:lang w:val="en-US" w:eastAsia="zh-CN"/>
          </w:rPr>
          <w:t>建筑</w:t>
        </w:r>
      </w:ins>
      <w:ins w:id="50" w:author="chen-ke" w:date="2026-04-04T09:35:04Z">
        <w:r>
          <w:rPr>
            <w:rFonts w:hint="eastAsia" w:ascii="微软雅黑" w:hAnsi="微软雅黑" w:eastAsia="微软雅黑" w:cs="微软雅黑"/>
            <w:lang w:val="en-US" w:eastAsia="zh-CN"/>
          </w:rPr>
          <w:t>劳务</w:t>
        </w:r>
      </w:ins>
      <w:ins w:id="51" w:author="chen-ke" w:date="2026-04-04T09:35:06Z">
        <w:r>
          <w:rPr>
            <w:rFonts w:hint="eastAsia" w:ascii="微软雅黑" w:hAnsi="微软雅黑" w:eastAsia="微软雅黑" w:cs="微软雅黑"/>
            <w:lang w:val="en-US" w:eastAsia="zh-CN"/>
          </w:rPr>
          <w:t>分包</w:t>
        </w:r>
      </w:ins>
      <w:ins w:id="52" w:author="chen-ke" w:date="2026-04-04T09:35:07Z">
        <w:r>
          <w:rPr>
            <w:rFonts w:hint="eastAsia" w:ascii="微软雅黑" w:hAnsi="微软雅黑" w:eastAsia="微软雅黑" w:cs="微软雅黑"/>
            <w:lang w:val="en-US" w:eastAsia="zh-CN"/>
          </w:rPr>
          <w:t>有限公司</w:t>
        </w:r>
      </w:ins>
    </w:p>
    <w:p w14:paraId="5EB06C94">
      <w:pPr>
        <w:keepNext w:val="0"/>
        <w:keepLines w:val="0"/>
        <w:pageBreakBefore w:val="0"/>
        <w:widowControl w:val="0"/>
        <w:kinsoku/>
        <w:wordWrap/>
        <w:overflowPunct/>
        <w:topLinePunct w:val="0"/>
        <w:autoSpaceDE/>
        <w:autoSpaceDN/>
        <w:bidi w:val="0"/>
        <w:adjustRightInd/>
        <w:snapToGrid/>
        <w:spacing w:line="0" w:lineRule="atLeast"/>
        <w:textAlignment w:val="auto"/>
        <w:rPr>
          <w:del w:id="53" w:author="chen-ke" w:date="2026-04-04T09:35:16Z"/>
          <w:rFonts w:hint="eastAsia" w:ascii="微软雅黑" w:hAnsi="微软雅黑" w:eastAsia="微软雅黑" w:cs="微软雅黑"/>
        </w:rPr>
      </w:pPr>
      <w:r>
        <w:rPr>
          <w:rFonts w:hint="eastAsia" w:ascii="微软雅黑" w:hAnsi="微软雅黑" w:eastAsia="微软雅黑" w:cs="微软雅黑"/>
        </w:rPr>
        <w:t>统一社会信用代码：</w:t>
      </w:r>
      <w:ins w:id="54" w:author="chen-ke" w:date="2026-04-04T09:35:20Z">
        <w:r>
          <w:rPr>
            <w:rFonts w:hint="eastAsia" w:ascii="微软雅黑" w:hAnsi="微软雅黑" w:eastAsia="微软雅黑" w:cs="微软雅黑"/>
            <w:lang w:val="en-US" w:eastAsia="zh-CN"/>
          </w:rPr>
          <w:t>913</w:t>
        </w:r>
      </w:ins>
      <w:ins w:id="55" w:author="chen-ke" w:date="2026-04-04T09:35:21Z">
        <w:r>
          <w:rPr>
            <w:rFonts w:hint="eastAsia" w:ascii="微软雅黑" w:hAnsi="微软雅黑" w:eastAsia="微软雅黑" w:cs="微软雅黑"/>
            <w:lang w:val="en-US" w:eastAsia="zh-CN"/>
          </w:rPr>
          <w:t>6</w:t>
        </w:r>
      </w:ins>
      <w:ins w:id="56" w:author="chen-ke" w:date="2026-04-04T09:35:24Z">
        <w:r>
          <w:rPr>
            <w:rFonts w:hint="eastAsia" w:ascii="微软雅黑" w:hAnsi="微软雅黑" w:eastAsia="微软雅黑" w:cs="微软雅黑"/>
            <w:lang w:val="en-US" w:eastAsia="zh-CN"/>
          </w:rPr>
          <w:t>03</w:t>
        </w:r>
      </w:ins>
      <w:ins w:id="57" w:author="chen-ke" w:date="2026-04-04T09:35:26Z">
        <w:r>
          <w:rPr>
            <w:rFonts w:hint="eastAsia" w:ascii="微软雅黑" w:hAnsi="微软雅黑" w:eastAsia="微软雅黑" w:cs="微软雅黑"/>
            <w:lang w:val="en-US" w:eastAsia="zh-CN"/>
          </w:rPr>
          <w:t>23</w:t>
        </w:r>
      </w:ins>
      <w:ins w:id="58" w:author="chen-ke" w:date="2026-04-04T09:35:33Z">
        <w:r>
          <w:rPr>
            <w:rFonts w:hint="eastAsia" w:ascii="微软雅黑" w:hAnsi="微软雅黑" w:eastAsia="微软雅黑" w:cs="微软雅黑"/>
            <w:lang w:val="en-US" w:eastAsia="zh-CN"/>
          </w:rPr>
          <w:t>MA</w:t>
        </w:r>
      </w:ins>
      <w:ins w:id="59" w:author="chen-ke" w:date="2026-04-04T09:35:36Z">
        <w:r>
          <w:rPr>
            <w:rFonts w:hint="eastAsia" w:ascii="微软雅黑" w:hAnsi="微软雅黑" w:eastAsia="微软雅黑" w:cs="微软雅黑"/>
            <w:lang w:val="en-US" w:eastAsia="zh-CN"/>
          </w:rPr>
          <w:t>K</w:t>
        </w:r>
      </w:ins>
      <w:ins w:id="60" w:author="chen-ke" w:date="2026-04-04T09:35:38Z">
        <w:r>
          <w:rPr>
            <w:rFonts w:hint="eastAsia" w:ascii="微软雅黑" w:hAnsi="微软雅黑" w:eastAsia="微软雅黑" w:cs="微软雅黑"/>
            <w:lang w:val="en-US" w:eastAsia="zh-CN"/>
          </w:rPr>
          <w:t>A</w:t>
        </w:r>
      </w:ins>
      <w:ins w:id="61" w:author="chen-ke" w:date="2026-04-04T09:35:39Z">
        <w:r>
          <w:rPr>
            <w:rFonts w:hint="eastAsia" w:ascii="微软雅黑" w:hAnsi="微软雅黑" w:eastAsia="微软雅黑" w:cs="微软雅黑"/>
            <w:lang w:val="en-US" w:eastAsia="zh-CN"/>
          </w:rPr>
          <w:t>A</w:t>
        </w:r>
      </w:ins>
      <w:ins w:id="62" w:author="chen-ke" w:date="2026-04-04T09:35:40Z">
        <w:r>
          <w:rPr>
            <w:rFonts w:hint="eastAsia" w:ascii="微软雅黑" w:hAnsi="微软雅黑" w:eastAsia="微软雅黑" w:cs="微软雅黑"/>
            <w:lang w:val="en-US" w:eastAsia="zh-CN"/>
          </w:rPr>
          <w:t>4</w:t>
        </w:r>
      </w:ins>
      <w:ins w:id="63" w:author="chen-ke" w:date="2026-04-04T09:35:41Z">
        <w:r>
          <w:rPr>
            <w:rFonts w:hint="eastAsia" w:ascii="微软雅黑" w:hAnsi="微软雅黑" w:eastAsia="微软雅黑" w:cs="微软雅黑"/>
            <w:lang w:val="en-US" w:eastAsia="zh-CN"/>
          </w:rPr>
          <w:t>J</w:t>
        </w:r>
      </w:ins>
      <w:ins w:id="64" w:author="chen-ke" w:date="2026-04-04T09:35:44Z">
        <w:r>
          <w:rPr>
            <w:rFonts w:hint="eastAsia" w:ascii="微软雅黑" w:hAnsi="微软雅黑" w:eastAsia="微软雅黑" w:cs="微软雅黑"/>
            <w:lang w:val="en-US" w:eastAsia="zh-CN"/>
          </w:rPr>
          <w:t>W</w:t>
        </w:r>
      </w:ins>
      <w:ins w:id="65" w:author="chen-ke" w:date="2026-04-04T09:35:45Z">
        <w:r>
          <w:rPr>
            <w:rFonts w:hint="eastAsia" w:ascii="微软雅黑" w:hAnsi="微软雅黑" w:eastAsia="微软雅黑" w:cs="微软雅黑"/>
            <w:lang w:val="en-US" w:eastAsia="zh-CN"/>
          </w:rPr>
          <w:t>0</w:t>
        </w:r>
      </w:ins>
      <w:ins w:id="66" w:author="chen-ke" w:date="2026-04-04T09:35:46Z">
        <w:r>
          <w:rPr>
            <w:rFonts w:hint="eastAsia" w:ascii="微软雅黑" w:hAnsi="微软雅黑" w:eastAsia="微软雅黑" w:cs="微软雅黑"/>
            <w:lang w:val="en-US" w:eastAsia="zh-CN"/>
          </w:rPr>
          <w:t>A</w:t>
        </w:r>
      </w:ins>
      <w:del w:id="67" w:author="chen-ke" w:date="2026-04-04T09:35:16Z">
        <w:r>
          <w:rPr>
            <w:rFonts w:hint="eastAsia" w:ascii="微软雅黑" w:hAnsi="微软雅黑" w:eastAsia="微软雅黑" w:cs="微软雅黑"/>
          </w:rPr>
          <w:delText>________________________</w:delText>
        </w:r>
      </w:del>
    </w:p>
    <w:p w14:paraId="3C1C596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 </w:t>
      </w:r>
    </w:p>
    <w:p w14:paraId="49C25484">
      <w:pPr>
        <w:keepNext w:val="0"/>
        <w:keepLines w:val="0"/>
        <w:pageBreakBefore w:val="0"/>
        <w:widowControl w:val="0"/>
        <w:kinsoku/>
        <w:wordWrap/>
        <w:overflowPunct/>
        <w:topLinePunct w:val="0"/>
        <w:autoSpaceDE/>
        <w:autoSpaceDN/>
        <w:bidi w:val="0"/>
        <w:adjustRightInd/>
        <w:snapToGrid/>
        <w:spacing w:line="0" w:lineRule="atLeast"/>
        <w:textAlignment w:val="auto"/>
        <w:rPr>
          <w:ins w:id="68" w:author="chen-ke" w:date="2026-04-04T09:35:49Z"/>
          <w:rFonts w:hint="eastAsia" w:ascii="微软雅黑" w:hAnsi="微软雅黑" w:eastAsia="微软雅黑" w:cs="微软雅黑"/>
        </w:rPr>
      </w:pPr>
    </w:p>
    <w:p w14:paraId="60EFF57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一、工程概况</w:t>
      </w:r>
    </w:p>
    <w:p w14:paraId="38067FC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1. 工程名称：</w:t>
      </w:r>
      <w:r>
        <w:rPr>
          <w:rFonts w:hint="eastAsia" w:ascii="微软雅黑" w:hAnsi="微软雅黑" w:eastAsia="微软雅黑"/>
          <w:sz w:val="21"/>
          <w:szCs w:val="21"/>
        </w:rPr>
        <w:t>柯美纸业年产30万吨包装用纸及生产线项目</w:t>
      </w:r>
      <w:r>
        <w:rPr>
          <w:rFonts w:hint="eastAsia" w:ascii="微软雅黑" w:hAnsi="微软雅黑" w:eastAsia="微软雅黑" w:cs="微软雅黑"/>
          <w:sz w:val="21"/>
          <w:szCs w:val="21"/>
        </w:rPr>
        <w:t>厂房</w:t>
      </w:r>
      <w:r>
        <w:rPr>
          <w:rFonts w:hint="eastAsia" w:ascii="微软雅黑" w:hAnsi="微软雅黑" w:eastAsia="微软雅黑" w:cs="微软雅黑"/>
        </w:rPr>
        <w:t>外墙及内墙涂装工程</w:t>
      </w:r>
    </w:p>
    <w:p w14:paraId="5538DD24">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微软雅黑" w:hAnsi="微软雅黑" w:eastAsia="微软雅黑" w:cs="微软雅黑"/>
          <w:lang w:val="en-US" w:eastAsia="zh-CN"/>
        </w:rPr>
      </w:pPr>
      <w:r>
        <w:rPr>
          <w:rFonts w:hint="eastAsia" w:ascii="微软雅黑" w:hAnsi="微软雅黑" w:eastAsia="微软雅黑" w:cs="微软雅黑"/>
        </w:rPr>
        <w:t>2. 工程地点：</w:t>
      </w:r>
      <w:r>
        <w:rPr>
          <w:rFonts w:hint="eastAsia" w:ascii="微软雅黑" w:hAnsi="微软雅黑" w:eastAsia="微软雅黑" w:cs="微软雅黑"/>
          <w:lang w:val="en-US" w:eastAsia="zh-CN"/>
        </w:rPr>
        <w:t>萍乡市莲花</w:t>
      </w:r>
      <w:r>
        <w:rPr>
          <w:rFonts w:hint="eastAsia" w:ascii="微软雅黑" w:hAnsi="微软雅黑" w:eastAsia="微软雅黑" w:cs="微软雅黑"/>
          <w:sz w:val="21"/>
          <w:szCs w:val="21"/>
          <w:lang w:val="en-US" w:eastAsia="zh-CN"/>
        </w:rPr>
        <w:t>县</w:t>
      </w:r>
      <w:r>
        <w:rPr>
          <w:rFonts w:hint="eastAsia" w:ascii="微软雅黑" w:hAnsi="微软雅黑" w:eastAsia="微软雅黑"/>
          <w:sz w:val="21"/>
          <w:szCs w:val="21"/>
        </w:rPr>
        <w:t>琴亭镇工业园东区</w:t>
      </w:r>
    </w:p>
    <w:p w14:paraId="395E40D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color w:val="auto"/>
          <w:lang w:eastAsia="zh-CN"/>
        </w:rPr>
      </w:pPr>
      <w:r>
        <w:rPr>
          <w:rFonts w:hint="eastAsia" w:ascii="微软雅黑" w:hAnsi="微软雅黑" w:eastAsia="微软雅黑" w:cs="微软雅黑"/>
          <w:color w:val="auto"/>
        </w:rPr>
        <w:t>3. 工程内容及工艺</w:t>
      </w:r>
      <w:r>
        <w:rPr>
          <w:rFonts w:hint="eastAsia" w:ascii="微软雅黑" w:hAnsi="微软雅黑" w:eastAsia="微软雅黑" w:cs="微软雅黑"/>
          <w:color w:val="auto"/>
          <w:lang w:eastAsia="zh-CN"/>
        </w:rPr>
        <w:t>要求</w:t>
      </w:r>
      <w:ins w:id="69" w:author="微信用户" w:date="2026-04-02T10:57:19Z">
        <w:r>
          <w:rPr>
            <w:rFonts w:hint="eastAsia" w:ascii="微软雅黑" w:hAnsi="微软雅黑" w:eastAsia="微软雅黑" w:cs="微软雅黑"/>
            <w:color w:val="auto"/>
            <w:lang w:eastAsia="zh-CN"/>
          </w:rPr>
          <w:t>：</w:t>
        </w:r>
      </w:ins>
    </w:p>
    <w:p w14:paraId="60BC4B9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外墙 </w:t>
      </w:r>
      <w:r>
        <w:rPr>
          <w:rFonts w:hint="eastAsia" w:ascii="微软雅黑" w:hAnsi="微软雅黑" w:eastAsia="微软雅黑" w:cs="微软雅黑"/>
          <w:lang w:val="en-US" w:eastAsia="zh-CN"/>
        </w:rPr>
        <w:t xml:space="preserve">① </w:t>
      </w:r>
      <w:r>
        <w:rPr>
          <w:rFonts w:hint="eastAsia" w:ascii="微软雅黑" w:hAnsi="微软雅黑" w:eastAsia="微软雅黑" w:cs="微软雅黑"/>
        </w:rPr>
        <w:t>挂网施工；</w:t>
      </w:r>
      <w:r>
        <w:rPr>
          <w:rFonts w:hint="eastAsia" w:ascii="微软雅黑" w:hAnsi="微软雅黑" w:eastAsia="微软雅黑" w:cs="微软雅黑"/>
          <w:lang w:val="en-US" w:eastAsia="zh-CN"/>
        </w:rPr>
        <w:t xml:space="preserve">② </w:t>
      </w:r>
      <w:r>
        <w:rPr>
          <w:rFonts w:hint="eastAsia" w:ascii="微软雅黑" w:hAnsi="微软雅黑" w:eastAsia="微软雅黑" w:cs="微软雅黑"/>
        </w:rPr>
        <w:t>2遍吉祥牌腻子打底；</w:t>
      </w:r>
      <w:r>
        <w:rPr>
          <w:rFonts w:hint="eastAsia" w:ascii="微软雅黑" w:hAnsi="微软雅黑" w:eastAsia="微软雅黑" w:cs="微软雅黑"/>
          <w:lang w:val="en-US" w:eastAsia="zh-CN"/>
        </w:rPr>
        <w:t xml:space="preserve">③ </w:t>
      </w:r>
      <w:r>
        <w:rPr>
          <w:rFonts w:hint="eastAsia" w:ascii="微软雅黑" w:hAnsi="微软雅黑" w:eastAsia="微软雅黑" w:cs="微软雅黑"/>
        </w:rPr>
        <w:t xml:space="preserve">2遍三棵树牌真石漆喷涂 </w:t>
      </w:r>
    </w:p>
    <w:p w14:paraId="32F06E0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内墙 </w:t>
      </w:r>
      <w:r>
        <w:rPr>
          <w:rFonts w:hint="eastAsia" w:ascii="微软雅黑" w:hAnsi="微软雅黑" w:eastAsia="微软雅黑" w:cs="微软雅黑"/>
          <w:lang w:val="en-US" w:eastAsia="zh-CN"/>
        </w:rPr>
        <w:t xml:space="preserve">① </w:t>
      </w:r>
      <w:r>
        <w:rPr>
          <w:rFonts w:hint="eastAsia" w:ascii="微软雅黑" w:hAnsi="微软雅黑" w:eastAsia="微软雅黑" w:cs="微软雅黑"/>
        </w:rPr>
        <w:t>2遍吉祥牌</w:t>
      </w:r>
      <w:r>
        <w:commentReference w:id="0"/>
      </w:r>
      <w:ins w:id="70" w:author="chen-ke" w:date="2026-04-04T09:15:39Z">
        <w:r>
          <w:rPr>
            <w:rFonts w:hint="eastAsia" w:ascii="微软雅黑" w:hAnsi="微软雅黑" w:eastAsia="微软雅黑" w:cs="微软雅黑"/>
            <w:lang w:val="en-US" w:eastAsia="zh-CN"/>
          </w:rPr>
          <w:t>内墙</w:t>
        </w:r>
      </w:ins>
      <w:r>
        <w:rPr>
          <w:rFonts w:hint="eastAsia" w:ascii="微软雅黑" w:hAnsi="微软雅黑" w:eastAsia="微软雅黑" w:cs="微软雅黑"/>
        </w:rPr>
        <w:t>腻子刮底；</w:t>
      </w:r>
      <w:r>
        <w:rPr>
          <w:rFonts w:hint="eastAsia" w:ascii="微软雅黑" w:hAnsi="微软雅黑" w:eastAsia="微软雅黑" w:cs="微软雅黑"/>
          <w:lang w:val="en-US" w:eastAsia="zh-CN"/>
        </w:rPr>
        <w:t xml:space="preserve">② </w:t>
      </w:r>
      <w:r>
        <w:rPr>
          <w:rFonts w:hint="eastAsia" w:ascii="微软雅黑" w:hAnsi="微软雅黑" w:eastAsia="微软雅黑" w:cs="微软雅黑"/>
        </w:rPr>
        <w:t>1遍砂纸打磨；</w:t>
      </w:r>
      <w:r>
        <w:rPr>
          <w:rFonts w:hint="eastAsia" w:ascii="微软雅黑" w:hAnsi="微软雅黑" w:eastAsia="微软雅黑" w:cs="微软雅黑"/>
          <w:lang w:val="en-US" w:eastAsia="zh-CN"/>
        </w:rPr>
        <w:t xml:space="preserve">③ </w:t>
      </w:r>
      <w:r>
        <w:rPr>
          <w:rFonts w:hint="eastAsia" w:ascii="微软雅黑" w:hAnsi="微软雅黑" w:eastAsia="微软雅黑" w:cs="微软雅黑"/>
        </w:rPr>
        <w:t xml:space="preserve">2遍立邦牌内墙漆滚涂 </w:t>
      </w:r>
    </w:p>
    <w:p w14:paraId="320C305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4. 工程暂估面积：外墙______㎡，内墙______㎡，最终以实际验收合格面积结算</w:t>
      </w:r>
    </w:p>
    <w:p w14:paraId="5BF9C40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5. 合同单价及暂估总价款：外墙包工包料35元/㎡，内墙包工包料17元/㎡；合同暂估总价款：人民币______元（大写：_____________），最终按实际工程量据实结算</w:t>
      </w:r>
    </w:p>
    <w:p w14:paraId="42C3279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u w:val="none"/>
        </w:rPr>
      </w:pPr>
      <w:r>
        <w:rPr>
          <w:rFonts w:hint="eastAsia" w:ascii="微软雅黑" w:hAnsi="微软雅黑" w:eastAsia="微软雅黑" w:cs="微软雅黑"/>
        </w:rPr>
        <w:t>6. 工期要求：开工日期</w:t>
      </w:r>
      <w:r>
        <w:rPr>
          <w:rFonts w:hint="eastAsia" w:ascii="微软雅黑" w:hAnsi="微软雅黑" w:eastAsia="微软雅黑" w:cs="微软雅黑"/>
          <w:lang w:val="en-US" w:eastAsia="zh-CN"/>
        </w:rPr>
        <w:t>2026</w:t>
      </w:r>
      <w:r>
        <w:rPr>
          <w:rFonts w:hint="eastAsia" w:ascii="微软雅黑" w:hAnsi="微软雅黑" w:eastAsia="微软雅黑" w:cs="微软雅黑"/>
        </w:rPr>
        <w:t>年</w:t>
      </w:r>
      <w:r>
        <w:rPr>
          <w:rFonts w:hint="eastAsia" w:ascii="微软雅黑" w:hAnsi="微软雅黑" w:eastAsia="微软雅黑" w:cs="微软雅黑"/>
          <w:lang w:val="en-US" w:eastAsia="zh-CN"/>
        </w:rPr>
        <w:t>4</w:t>
      </w:r>
      <w:r>
        <w:rPr>
          <w:rFonts w:hint="eastAsia" w:ascii="微软雅黑" w:hAnsi="微软雅黑" w:eastAsia="微软雅黑" w:cs="微软雅黑"/>
        </w:rPr>
        <w:t>月</w:t>
      </w:r>
      <w:r>
        <w:rPr>
          <w:rFonts w:hint="eastAsia" w:ascii="微软雅黑" w:hAnsi="微软雅黑" w:eastAsia="微软雅黑" w:cs="微软雅黑"/>
          <w:lang w:val="en-US" w:eastAsia="zh-CN"/>
        </w:rPr>
        <w:t>15</w:t>
      </w:r>
      <w:r>
        <w:rPr>
          <w:rFonts w:hint="eastAsia" w:ascii="微软雅黑" w:hAnsi="微软雅黑" w:eastAsia="微软雅黑" w:cs="微软雅黑"/>
        </w:rPr>
        <w:t>日，竣工日期</w:t>
      </w:r>
      <w:r>
        <w:rPr>
          <w:rFonts w:hint="eastAsia" w:ascii="微软雅黑" w:hAnsi="微软雅黑" w:eastAsia="微软雅黑" w:cs="微软雅黑"/>
          <w:lang w:val="en-US" w:eastAsia="zh-CN"/>
        </w:rPr>
        <w:t>2026</w:t>
      </w:r>
      <w:r>
        <w:rPr>
          <w:rFonts w:hint="eastAsia" w:ascii="微软雅黑" w:hAnsi="微软雅黑" w:eastAsia="微软雅黑" w:cs="微软雅黑"/>
        </w:rPr>
        <w:t>年</w:t>
      </w:r>
      <w:r>
        <w:rPr>
          <w:rFonts w:hint="eastAsia" w:ascii="微软雅黑" w:hAnsi="微软雅黑" w:eastAsia="微软雅黑" w:cs="微软雅黑"/>
          <w:lang w:val="en-US" w:eastAsia="zh-CN"/>
        </w:rPr>
        <w:t>8</w:t>
      </w:r>
      <w:r>
        <w:rPr>
          <w:rFonts w:hint="eastAsia" w:ascii="微软雅黑" w:hAnsi="微软雅黑" w:eastAsia="微软雅黑" w:cs="微软雅黑"/>
        </w:rPr>
        <w:t>月</w:t>
      </w:r>
      <w:r>
        <w:rPr>
          <w:rFonts w:hint="eastAsia" w:ascii="微软雅黑" w:hAnsi="微软雅黑" w:eastAsia="微软雅黑" w:cs="微软雅黑"/>
          <w:lang w:val="en-US" w:eastAsia="zh-CN"/>
        </w:rPr>
        <w:t>15</w:t>
      </w:r>
      <w:r>
        <w:rPr>
          <w:rFonts w:hint="eastAsia" w:ascii="微软雅黑" w:hAnsi="微软雅黑" w:eastAsia="微软雅黑" w:cs="微软雅黑"/>
        </w:rPr>
        <w:t>日，总工期</w:t>
      </w:r>
      <w:r>
        <w:rPr>
          <w:rFonts w:hint="eastAsia" w:ascii="微软雅黑" w:hAnsi="微软雅黑" w:eastAsia="微软雅黑" w:cs="微软雅黑"/>
          <w:lang w:val="en-US" w:eastAsia="zh-CN"/>
        </w:rPr>
        <w:t>120</w:t>
      </w:r>
      <w:r>
        <w:rPr>
          <w:rFonts w:hint="eastAsia" w:ascii="微软雅黑" w:hAnsi="微软雅黑" w:eastAsia="微软雅黑" w:cs="微软雅黑"/>
        </w:rPr>
        <w:t>日历天（因甲方原因或不可抗力导致工期延误的，工期相应顺延</w:t>
      </w:r>
      <w:ins w:id="71" w:author="chen-ke" w:date="2026-04-04T09:16:26Z">
        <w:r>
          <w:rPr>
            <w:rFonts w:hint="eastAsia" w:ascii="微软雅黑" w:hAnsi="微软雅黑" w:eastAsia="微软雅黑" w:cs="微软雅黑"/>
            <w:lang w:eastAsia="zh-CN"/>
          </w:rPr>
          <w:t>；</w:t>
        </w:r>
      </w:ins>
      <w:ins w:id="72" w:author="chen-ke" w:date="2026-04-04T09:16:28Z">
        <w:r>
          <w:rPr>
            <w:rFonts w:hint="eastAsia" w:ascii="微软雅黑" w:hAnsi="微软雅黑" w:eastAsia="微软雅黑" w:cs="微软雅黑"/>
            <w:color w:val="FF0000"/>
            <w:u w:val="none"/>
            <w:lang w:eastAsia="zh-CN"/>
          </w:rPr>
          <w:t>甲方有权根据工程需要单方发出工程变更指令，乙方必须无条件执行；因变更导致的工程量增减及费用调整，须经甲方书面签证确认后方可纳入最終结算，否则不予认可。</w:t>
        </w:r>
      </w:ins>
      <w:r>
        <w:rPr>
          <w:rFonts w:hint="eastAsia" w:ascii="微软雅黑" w:hAnsi="微软雅黑" w:eastAsia="微软雅黑" w:cs="微软雅黑"/>
          <w:u w:val="none"/>
        </w:rPr>
        <w:t>）</w:t>
      </w:r>
      <w:r>
        <w:rPr>
          <w:rFonts w:hint="eastAsia" w:ascii="微软雅黑" w:hAnsi="微软雅黑" w:eastAsia="微软雅黑" w:cs="微软雅黑"/>
          <w:u w:val="none"/>
        </w:rPr>
        <w:commentReference w:id="1"/>
      </w:r>
    </w:p>
    <w:p w14:paraId="46C9350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 </w:t>
      </w:r>
    </w:p>
    <w:p w14:paraId="3A7905A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二、双方责任</w:t>
      </w:r>
    </w:p>
    <w:p w14:paraId="1A535A6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（一）甲方责任</w:t>
      </w:r>
    </w:p>
    <w:p w14:paraId="1B88D7D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1. 开工前向乙方提供施工所需的场地，并确保施工条件符合要求；</w:t>
      </w:r>
    </w:p>
    <w:p w14:paraId="28D8339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2. 委派</w:t>
      </w:r>
      <w:r>
        <w:rPr>
          <w:rFonts w:hint="eastAsia" w:ascii="微软雅黑" w:hAnsi="微软雅黑" w:eastAsia="微软雅黑" w:cs="微软雅黑"/>
          <w:u w:val="single"/>
          <w:lang w:val="en-US" w:eastAsia="zh-CN"/>
        </w:rPr>
        <w:t xml:space="preserve">  </w:t>
      </w:r>
      <w:ins w:id="73" w:author="chen-ke" w:date="2026-04-04T09:18:10Z">
        <w:r>
          <w:rPr>
            <w:rFonts w:hint="eastAsia" w:ascii="微软雅黑" w:hAnsi="微软雅黑" w:eastAsia="微软雅黑" w:cs="微软雅黑"/>
            <w:u w:val="single"/>
            <w:lang w:val="en-US" w:eastAsia="zh-CN"/>
          </w:rPr>
          <w:t>邬</w:t>
        </w:r>
      </w:ins>
      <w:ins w:id="74" w:author="chen-ke" w:date="2026-04-04T09:18:11Z">
        <w:r>
          <w:rPr>
            <w:rFonts w:hint="eastAsia" w:ascii="微软雅黑" w:hAnsi="微软雅黑" w:eastAsia="微软雅黑" w:cs="微软雅黑"/>
            <w:u w:val="single"/>
            <w:lang w:val="en-US" w:eastAsia="zh-CN"/>
          </w:rPr>
          <w:t>汉</w:t>
        </w:r>
      </w:ins>
      <w:ins w:id="75" w:author="chen-ke" w:date="2026-04-04T09:18:12Z">
        <w:r>
          <w:rPr>
            <w:rFonts w:hint="eastAsia" w:ascii="微软雅黑" w:hAnsi="微软雅黑" w:eastAsia="微软雅黑" w:cs="微软雅黑"/>
            <w:u w:val="single"/>
            <w:lang w:val="en-US" w:eastAsia="zh-CN"/>
          </w:rPr>
          <w:t>平</w:t>
        </w:r>
      </w:ins>
      <w:r>
        <w:rPr>
          <w:rFonts w:hint="eastAsia" w:ascii="微软雅黑" w:hAnsi="微软雅黑" w:eastAsia="微软雅黑" w:cs="微软雅黑"/>
          <w:u w:val="single"/>
          <w:lang w:val="en-US" w:eastAsia="zh-CN"/>
        </w:rPr>
        <w:t xml:space="preserve"> </w:t>
      </w:r>
      <w:r>
        <w:rPr>
          <w:rFonts w:hint="eastAsia" w:ascii="微软雅黑" w:hAnsi="微软雅黑" w:eastAsia="微软雅黑" w:cs="微软雅黑"/>
        </w:rPr>
        <w:t>为甲方现场代表，负责监督工程质量、进度，办理现场签证、验收等相关事宜；</w:t>
      </w:r>
    </w:p>
    <w:p w14:paraId="6F2ED5B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3. 按合同约定及时支付工程款项；</w:t>
      </w:r>
    </w:p>
    <w:p w14:paraId="15F2B9A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4. 协调施工现场各方关系，为乙方施工创造必要条件。</w:t>
      </w:r>
    </w:p>
    <w:p w14:paraId="011723F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 </w:t>
      </w:r>
    </w:p>
    <w:p w14:paraId="3B39396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（二）乙方责任</w:t>
      </w:r>
    </w:p>
    <w:p w14:paraId="06CAC04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1. 严格按照本合同约定的施工工艺、材料品牌及国家相关施工规范、质量标准施工，确保工程质量符合要求；</w:t>
      </w:r>
    </w:p>
    <w:p w14:paraId="415C691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2. 委派</w:t>
      </w:r>
      <w:ins w:id="76" w:author="chen-ke" w:date="2026-04-04T10:23:19Z">
        <w:r>
          <w:rPr>
            <w:rFonts w:hint="eastAsia" w:ascii="微软雅黑" w:hAnsi="微软雅黑" w:eastAsia="微软雅黑" w:cs="微软雅黑"/>
            <w:lang w:val="en-US" w:eastAsia="zh-CN"/>
          </w:rPr>
          <w:t xml:space="preserve"> </w:t>
        </w:r>
      </w:ins>
      <w:del w:id="77" w:author="chen-ke" w:date="2026-04-04T10:23:16Z">
        <w:bookmarkStart w:id="0" w:name="_GoBack"/>
        <w:bookmarkEnd w:id="0"/>
        <w:r>
          <w:rPr>
            <w:rFonts w:hint="eastAsia" w:ascii="微软雅黑" w:hAnsi="微软雅黑" w:eastAsia="微软雅黑" w:cs="微软雅黑"/>
          </w:rPr>
          <w:delText>___</w:delText>
        </w:r>
      </w:del>
      <w:ins w:id="78" w:author="chen-ke" w:date="2026-04-04T10:23:01Z">
        <w:r>
          <w:rPr>
            <w:rFonts w:hint="eastAsia" w:ascii="微软雅黑" w:hAnsi="微软雅黑" w:eastAsia="微软雅黑" w:cs="微软雅黑"/>
            <w:u w:val="single"/>
            <w:lang w:val="en-US" w:eastAsia="zh-CN"/>
            <w:rPrChange w:id="79" w:author="chen-ke" w:date="2026-04-04T10:23:11Z">
              <w:rPr>
                <w:rFonts w:hint="eastAsia" w:ascii="微软雅黑" w:hAnsi="微软雅黑" w:eastAsia="微软雅黑" w:cs="微软雅黑"/>
                <w:lang w:val="en-US" w:eastAsia="zh-CN"/>
              </w:rPr>
            </w:rPrChange>
          </w:rPr>
          <w:t>李</w:t>
        </w:r>
      </w:ins>
      <w:ins w:id="81" w:author="chen-ke" w:date="2026-04-04T10:23:02Z">
        <w:r>
          <w:rPr>
            <w:rFonts w:hint="eastAsia" w:ascii="微软雅黑" w:hAnsi="微软雅黑" w:eastAsia="微软雅黑" w:cs="微软雅黑"/>
            <w:u w:val="single"/>
            <w:lang w:val="en-US" w:eastAsia="zh-CN"/>
            <w:rPrChange w:id="82" w:author="chen-ke" w:date="2026-04-04T10:23:11Z">
              <w:rPr>
                <w:rFonts w:hint="eastAsia" w:ascii="微软雅黑" w:hAnsi="微软雅黑" w:eastAsia="微软雅黑" w:cs="微软雅黑"/>
                <w:lang w:val="en-US" w:eastAsia="zh-CN"/>
              </w:rPr>
            </w:rPrChange>
          </w:rPr>
          <w:t>天</w:t>
        </w:r>
      </w:ins>
      <w:ins w:id="84" w:author="chen-ke" w:date="2026-04-04T10:23:04Z">
        <w:r>
          <w:rPr>
            <w:rFonts w:hint="eastAsia" w:ascii="微软雅黑" w:hAnsi="微软雅黑" w:eastAsia="微软雅黑" w:cs="微软雅黑"/>
            <w:u w:val="single"/>
            <w:lang w:val="en-US" w:eastAsia="zh-CN"/>
            <w:rPrChange w:id="85" w:author="chen-ke" w:date="2026-04-04T10:23:11Z">
              <w:rPr>
                <w:rFonts w:hint="eastAsia" w:ascii="微软雅黑" w:hAnsi="微软雅黑" w:eastAsia="微软雅黑" w:cs="微软雅黑"/>
                <w:lang w:val="en-US" w:eastAsia="zh-CN"/>
              </w:rPr>
            </w:rPrChange>
          </w:rPr>
          <w:t>平</w:t>
        </w:r>
      </w:ins>
      <w:ins w:id="87" w:author="chen-ke" w:date="2026-04-04T10:23:18Z">
        <w:r>
          <w:rPr>
            <w:rFonts w:hint="eastAsia" w:ascii="微软雅黑" w:hAnsi="微软雅黑" w:eastAsia="微软雅黑" w:cs="微软雅黑"/>
            <w:u w:val="single"/>
            <w:lang w:val="en-US" w:eastAsia="zh-CN"/>
          </w:rPr>
          <w:t xml:space="preserve"> </w:t>
        </w:r>
      </w:ins>
      <w:del w:id="88" w:author="chen-ke" w:date="2026-04-04T10:23:14Z">
        <w:r>
          <w:rPr>
            <w:rFonts w:hint="eastAsia" w:ascii="微软雅黑" w:hAnsi="微软雅黑" w:eastAsia="微软雅黑" w:cs="微软雅黑"/>
            <w:u w:val="single"/>
            <w:rPrChange w:id="89" w:author="chen-ke" w:date="2026-04-04T10:23:11Z">
              <w:rPr>
                <w:rFonts w:hint="eastAsia" w:ascii="微软雅黑" w:hAnsi="微软雅黑" w:eastAsia="微软雅黑" w:cs="微软雅黑"/>
              </w:rPr>
            </w:rPrChange>
          </w:rPr>
          <w:delText>_</w:delText>
        </w:r>
      </w:del>
      <w:del w:id="91" w:author="chen-ke" w:date="2026-04-04T10:23:14Z">
        <w:r>
          <w:rPr>
            <w:rFonts w:hint="eastAsia" w:ascii="微软雅黑" w:hAnsi="微软雅黑" w:eastAsia="微软雅黑" w:cs="微软雅黑"/>
          </w:rPr>
          <w:delText>__</w:delText>
        </w:r>
      </w:del>
      <w:r>
        <w:rPr>
          <w:rFonts w:hint="eastAsia" w:ascii="微软雅黑" w:hAnsi="微软雅黑" w:eastAsia="微软雅黑" w:cs="微软雅黑"/>
        </w:rPr>
        <w:t>为乙方现场代表，负责现场施工管理、进度把控、安全管理等工作；</w:t>
      </w:r>
    </w:p>
    <w:p w14:paraId="490546E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3. 自行承担施工所需的辅材、工具、人工等费用，严格遵守安全生产相关规定，承担施工过程中发生的安全事故责任及费用；</w:t>
      </w:r>
      <w:r>
        <w:rPr>
          <w:rFonts w:hint="eastAsia" w:ascii="微软雅黑" w:hAnsi="微软雅黑" w:eastAsia="微软雅黑" w:cs="微软雅黑"/>
        </w:rPr>
        <w:commentReference w:id="2"/>
      </w:r>
      <w:ins w:id="92" w:author="chen-ke" w:date="2026-04-04T09:17:17Z">
        <w:r>
          <w:rPr>
            <w:rFonts w:hint="eastAsia" w:ascii="微软雅黑" w:hAnsi="微软雅黑" w:eastAsia="微软雅黑" w:cs="微软雅黑"/>
            <w:color w:val="FF0000"/>
            <w:lang w:eastAsia="zh-CN"/>
          </w:rPr>
          <w:t>乙方为施工现场安全生产责任主体，须自费投保足额的建筑工程一切险及第三者责任险，并将甲方列为共同被保险人或附加被保险人</w:t>
        </w:r>
      </w:ins>
      <w:ins w:id="93" w:author="chen-ke" w:date="2026-04-04T09:17:17Z">
        <w:r>
          <w:rPr>
            <w:rFonts w:hint="eastAsia" w:ascii="微软雅黑" w:hAnsi="微软雅黑" w:eastAsia="微软雅黑" w:cs="微软雅黑"/>
            <w:color w:val="FF0000"/>
            <w:lang w:eastAsia="zh-CN"/>
            <w:rPrChange w:id="94" w:author="chen-ke" w:date="2026-04-04T09:17:32Z">
              <w:rPr>
                <w:rFonts w:hint="eastAsia"/>
                <w:color w:val="FF0000"/>
                <w:lang w:eastAsia="zh-CN"/>
              </w:rPr>
            </w:rPrChange>
          </w:rPr>
          <w:t>。</w:t>
        </w:r>
      </w:ins>
    </w:p>
    <w:p w14:paraId="44D1C07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4. 接受甲方及监理单位的监督检查，对不合格工程及时整改，直至符合要求；</w:t>
      </w:r>
    </w:p>
    <w:p w14:paraId="6ECFF28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5. 工程竣工后，及时向甲方提交竣工验收申请及相关资料，配合甲方完成验收工作；</w:t>
      </w:r>
    </w:p>
    <w:p w14:paraId="4FD2A17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6. 承担质保期内的维修责任，接到甲方维修通知后48小时内到场维修，逾期未维修的，甲方可委托第三方维修，费用由乙方承担。</w:t>
      </w:r>
    </w:p>
    <w:p w14:paraId="516B7CC8">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微软雅黑" w:hAnsi="微软雅黑" w:eastAsia="微软雅黑" w:cs="微软雅黑"/>
          <w:lang w:val="en-US" w:eastAsia="zh-CN"/>
        </w:rPr>
      </w:pPr>
      <w:commentRangeStart w:id="3"/>
      <w:r>
        <w:rPr>
          <w:rFonts w:hint="eastAsia" w:ascii="微软雅黑" w:hAnsi="微软雅黑" w:eastAsia="微软雅黑" w:cs="微软雅黑"/>
          <w:lang w:val="en-US" w:eastAsia="zh-CN"/>
        </w:rPr>
        <w:t>7.</w:t>
      </w:r>
      <w:ins w:id="95" w:author="微信用户" w:date="2026-04-02T10:55:00Z">
        <w:r>
          <w:rPr>
            <w:rFonts w:hint="eastAsia" w:ascii="微软雅黑" w:hAnsi="微软雅黑" w:eastAsia="微软雅黑" w:cs="微软雅黑"/>
            <w:lang w:val="en-US" w:eastAsia="zh-CN"/>
          </w:rPr>
          <w:t xml:space="preserve"> 负责</w:t>
        </w:r>
      </w:ins>
      <w:del w:id="96" w:author="微信用户" w:date="2026-04-02T10:55:00Z">
        <w:r>
          <w:rPr>
            <w:rFonts w:hint="eastAsia" w:ascii="微软雅黑" w:hAnsi="微软雅黑" w:eastAsia="微软雅黑" w:cs="微软雅黑"/>
            <w:lang w:val="en-US" w:eastAsia="zh-CN"/>
          </w:rPr>
          <w:delText>负责</w:delText>
        </w:r>
      </w:del>
      <w:r>
        <w:rPr>
          <w:rFonts w:hint="eastAsia" w:ascii="微软雅黑" w:hAnsi="微软雅黑" w:eastAsia="微软雅黑" w:cs="微软雅黑"/>
          <w:lang w:val="en-US" w:eastAsia="zh-CN"/>
        </w:rPr>
        <w:t>委托符合要求的材料供应商与甲方签订材料采购合同，确保材料供应商按约提供材料并向甲方开具13%增值税专用发票，对材料质量、供应及时性承担连带责任。</w:t>
      </w:r>
      <w:commentRangeEnd w:id="3"/>
      <w:r>
        <w:commentReference w:id="3"/>
      </w:r>
    </w:p>
    <w:p w14:paraId="564B2A7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 </w:t>
      </w:r>
    </w:p>
    <w:p w14:paraId="4B4F0B4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三、工程价款及支付方式</w:t>
      </w:r>
    </w:p>
    <w:p w14:paraId="60F43EF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（一）价款构成</w:t>
      </w:r>
    </w:p>
    <w:p w14:paraId="1082102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本合同单价为包工包料固定单价，包含人工、材料、脚手架、机械、运输、管理、利润、税金、安全文明施工等全部费用，除双方书面确认的设计变更、签证外，单价不作调整。</w:t>
      </w:r>
    </w:p>
    <w:p w14:paraId="7E25738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其中价款拆分：材料款占30%，劳务款占70%；材料款由乙方委托材料供应商直接与甲方签订材料采购合同，材料供应商向甲方提供13%增值税专用发票，甲方先行垫付材料款，后期结算工程款时从乙方应得工程款中减扣甲方垫付的材料款部分；劳务款含1%普通发票，</w:t>
      </w:r>
      <w:commentRangeStart w:id="4"/>
      <w:r>
        <w:rPr>
          <w:rFonts w:hint="eastAsia" w:ascii="微软雅黑" w:hAnsi="微软雅黑" w:eastAsia="微软雅黑" w:cs="微软雅黑"/>
        </w:rPr>
        <w:t xml:space="preserve">乙方需按对应税率向甲方开具合法有效的普通发票。 </w:t>
      </w:r>
      <w:commentRangeEnd w:id="4"/>
      <w:r>
        <w:commentReference w:id="4"/>
      </w:r>
    </w:p>
    <w:p w14:paraId="6C6D3FF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p>
    <w:p w14:paraId="6DC919D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（二）支付节点</w:t>
      </w:r>
    </w:p>
    <w:p w14:paraId="3C5290B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1. 进度款：按月支付进度款，每月25日乙方上报当月已完成合格工程量，甲方在7个工作日内审核完成后，于次月10日前支付当月审核合格工程量价款的80%（支付时扣减甲方已垫付的对应批次材料款）；</w:t>
      </w:r>
    </w:p>
    <w:p w14:paraId="2028228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2. 验收款：工程全部竣工，经甲方、</w:t>
      </w:r>
      <w:commentRangeStart w:id="5"/>
      <w:r>
        <w:rPr>
          <w:rFonts w:hint="eastAsia" w:ascii="微软雅黑" w:hAnsi="微软雅黑" w:eastAsia="微软雅黑" w:cs="微软雅黑"/>
          <w:color w:val="000000" w:themeColor="text1"/>
          <w:highlight w:val="none"/>
          <w:rPrChange w:id="97" w:author="chen-ke" w:date="2026-04-04T09:24:01Z">
            <w:rPr>
              <w:rFonts w:hint="eastAsia" w:ascii="微软雅黑" w:hAnsi="微软雅黑" w:eastAsia="微软雅黑" w:cs="微软雅黑"/>
              <w:highlight w:val="yellow"/>
            </w:rPr>
          </w:rPrChange>
          <w14:textFill>
            <w14:solidFill>
              <w14:schemeClr w14:val="tx1"/>
            </w14:solidFill>
          </w14:textFill>
        </w:rPr>
        <w:t>监理单位验收合格并完成最终结算后15个工作日内，</w:t>
      </w:r>
      <w:commentRangeEnd w:id="5"/>
      <w:r>
        <w:rPr>
          <w:color w:val="000000" w:themeColor="text1"/>
          <w:highlight w:val="none"/>
          <w:rPrChange w:id="98" w:author="chen-ke" w:date="2026-04-04T09:24:01Z">
            <w:rPr/>
          </w:rPrChange>
          <w14:textFill>
            <w14:solidFill>
              <w14:schemeClr w14:val="tx1"/>
            </w14:solidFill>
          </w14:textFill>
        </w:rPr>
        <w:commentReference w:id="5"/>
      </w:r>
      <w:r>
        <w:rPr>
          <w:rFonts w:hint="eastAsia" w:ascii="微软雅黑" w:hAnsi="微软雅黑" w:eastAsia="微软雅黑" w:cs="微软雅黑"/>
          <w:color w:val="000000" w:themeColor="text1"/>
          <w:highlight w:val="none"/>
          <w:rPrChange w:id="99" w:author="chen-ke" w:date="2026-04-04T09:24:01Z">
            <w:rPr>
              <w:rFonts w:hint="eastAsia" w:ascii="微软雅黑" w:hAnsi="微软雅黑" w:eastAsia="微软雅黑" w:cs="微软雅黑"/>
            </w:rPr>
          </w:rPrChange>
          <w14:textFill>
            <w14:solidFill>
              <w14:schemeClr w14:val="tx1"/>
            </w14:solidFill>
          </w14:textFill>
        </w:rPr>
        <w:t>支付至结算总价款的95%（即累计支付至</w:t>
      </w:r>
      <w:r>
        <w:rPr>
          <w:rFonts w:hint="eastAsia" w:ascii="微软雅黑" w:hAnsi="微软雅黑" w:eastAsia="微软雅黑" w:cs="微软雅黑"/>
        </w:rPr>
        <w:t>结算价95%，含已付进度款，扣减甲方垫付的全部材料款）；</w:t>
      </w:r>
    </w:p>
    <w:p w14:paraId="6654A8C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3. 质保金：剩余结算总价款的5%作为质量保证金，自工程竣工验收合格之日起满1年，经甲方确认无质量问题、乙方已履行全部质保义务后15个工作日内，甲方无息一次性付清剩余质保金。 </w:t>
      </w:r>
    </w:p>
    <w:p w14:paraId="4A38A7A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p>
    <w:p w14:paraId="3FD6F8E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（三）结算要求</w:t>
      </w:r>
    </w:p>
    <w:p w14:paraId="1F25CB5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工程竣工后，乙方在15日内提交完整的结算资料，甲方在30日内完成审核，双方确认最终结算价款后，按上述节点支付款项。</w:t>
      </w:r>
    </w:p>
    <w:p w14:paraId="019E0C8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 </w:t>
      </w:r>
    </w:p>
    <w:p w14:paraId="4D96A9B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四、工程质量与验收</w:t>
      </w:r>
    </w:p>
    <w:p w14:paraId="6E239D4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1. 工程质量标准：符合《建筑装饰装修工程质量验收标准》（GB 50210）及国家、行业现行相关规范要求，确保工程合格，满足甲方使用要求；</w:t>
      </w:r>
    </w:p>
    <w:p w14:paraId="6F0B4F2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2. 分部分项工程完工后，乙方需提前24小时通知甲方验收，验收合格后方可进行下一道工序施工；</w:t>
      </w:r>
    </w:p>
    <w:p w14:paraId="35DFC36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3. 工程全部完工后，乙方提交竣工验收申请，甲方在10日内组织验收，验收合格的，签署竣工验收报告；验收不合格的，乙方按要求整改，整改费用由乙方承担，工期不予顺延。</w:t>
      </w:r>
    </w:p>
    <w:p w14:paraId="34E11F0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 </w:t>
      </w:r>
    </w:p>
    <w:p w14:paraId="0F34037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p>
    <w:p w14:paraId="552083D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五、质保期</w:t>
      </w:r>
    </w:p>
    <w:p w14:paraId="052FEC6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highlight w:val="none"/>
          <w:rPrChange w:id="100" w:author="chen-ke" w:date="2026-04-04T09:19:55Z">
            <w:rPr>
              <w:rFonts w:hint="eastAsia" w:ascii="微软雅黑" w:hAnsi="微软雅黑" w:eastAsia="微软雅黑" w:cs="微软雅黑"/>
            </w:rPr>
          </w:rPrChange>
        </w:rPr>
      </w:pPr>
      <w:r>
        <w:rPr>
          <w:rFonts w:hint="eastAsia" w:ascii="微软雅黑" w:hAnsi="微软雅黑" w:eastAsia="微软雅黑" w:cs="微软雅黑"/>
          <w:highlight w:val="none"/>
          <w:rPrChange w:id="101" w:author="chen-ke" w:date="2026-04-04T09:19:55Z">
            <w:rPr>
              <w:rFonts w:hint="eastAsia" w:ascii="微软雅黑" w:hAnsi="微软雅黑" w:eastAsia="微软雅黑" w:cs="微软雅黑"/>
              <w:highlight w:val="yellow"/>
            </w:rPr>
          </w:rPrChange>
        </w:rPr>
        <w:t>本工程质保期</w:t>
      </w:r>
      <w:commentRangeStart w:id="6"/>
      <w:r>
        <w:rPr>
          <w:rFonts w:hint="eastAsia" w:ascii="微软雅黑" w:hAnsi="微软雅黑" w:eastAsia="微软雅黑" w:cs="微软雅黑"/>
          <w:highlight w:val="none"/>
          <w:rPrChange w:id="102" w:author="chen-ke" w:date="2026-04-04T09:19:55Z">
            <w:rPr>
              <w:rFonts w:hint="eastAsia" w:ascii="微软雅黑" w:hAnsi="微软雅黑" w:eastAsia="微软雅黑" w:cs="微软雅黑"/>
              <w:highlight w:val="yellow"/>
            </w:rPr>
          </w:rPrChange>
        </w:rPr>
        <w:t>为</w:t>
      </w:r>
      <w:del w:id="103" w:author="chen-ke" w:date="2026-04-04T09:19:16Z">
        <w:r>
          <w:rPr>
            <w:rFonts w:hint="default" w:ascii="微软雅黑" w:hAnsi="微软雅黑" w:eastAsia="微软雅黑" w:cs="微软雅黑"/>
            <w:highlight w:val="none"/>
            <w:lang w:val="en-US" w:eastAsia="zh-CN"/>
            <w:rPrChange w:id="104" w:author="chen-ke" w:date="2026-04-04T09:19:55Z">
              <w:rPr>
                <w:rFonts w:hint="default" w:ascii="微软雅黑" w:hAnsi="微软雅黑" w:eastAsia="微软雅黑" w:cs="微软雅黑"/>
                <w:highlight w:val="yellow"/>
                <w:lang w:val="en-US" w:eastAsia="zh-CN"/>
              </w:rPr>
            </w:rPrChange>
          </w:rPr>
          <w:delText>1</w:delText>
        </w:r>
      </w:del>
      <w:ins w:id="105" w:author="chen-ke" w:date="2026-04-04T09:19:16Z">
        <w:r>
          <w:rPr>
            <w:rFonts w:hint="eastAsia" w:ascii="微软雅黑" w:hAnsi="微软雅黑" w:eastAsia="微软雅黑" w:cs="微软雅黑"/>
            <w:highlight w:val="none"/>
            <w:lang w:val="en-US" w:eastAsia="zh-CN"/>
            <w:rPrChange w:id="106" w:author="chen-ke" w:date="2026-04-04T09:19:55Z">
              <w:rPr>
                <w:rFonts w:hint="eastAsia" w:ascii="微软雅黑" w:hAnsi="微软雅黑" w:eastAsia="微软雅黑" w:cs="微软雅黑"/>
                <w:highlight w:val="yellow"/>
                <w:lang w:val="en-US" w:eastAsia="zh-CN"/>
              </w:rPr>
            </w:rPrChange>
          </w:rPr>
          <w:t>2</w:t>
        </w:r>
      </w:ins>
      <w:r>
        <w:rPr>
          <w:rFonts w:hint="eastAsia" w:ascii="微软雅黑" w:hAnsi="微软雅黑" w:eastAsia="微软雅黑" w:cs="微软雅黑"/>
          <w:highlight w:val="none"/>
          <w:rPrChange w:id="107" w:author="chen-ke" w:date="2026-04-04T09:19:55Z">
            <w:rPr>
              <w:rFonts w:hint="eastAsia" w:ascii="微软雅黑" w:hAnsi="微软雅黑" w:eastAsia="微软雅黑" w:cs="微软雅黑"/>
              <w:highlight w:val="yellow"/>
            </w:rPr>
          </w:rPrChange>
        </w:rPr>
        <w:t>年</w:t>
      </w:r>
      <w:commentRangeEnd w:id="6"/>
      <w:r>
        <w:rPr>
          <w:highlight w:val="none"/>
          <w:rPrChange w:id="108" w:author="chen-ke" w:date="2026-04-04T09:19:55Z">
            <w:rPr>
              <w:highlight w:val="yellow"/>
            </w:rPr>
          </w:rPrChange>
        </w:rPr>
        <w:commentReference w:id="6"/>
      </w:r>
      <w:r>
        <w:rPr>
          <w:rFonts w:hint="eastAsia" w:ascii="微软雅黑" w:hAnsi="微软雅黑" w:eastAsia="微软雅黑" w:cs="微软雅黑"/>
          <w:highlight w:val="none"/>
          <w:rPrChange w:id="109" w:author="chen-ke" w:date="2026-04-04T09:19:55Z">
            <w:rPr>
              <w:rFonts w:hint="eastAsia" w:ascii="微软雅黑" w:hAnsi="微软雅黑" w:eastAsia="微软雅黑" w:cs="微软雅黑"/>
              <w:highlight w:val="yellow"/>
            </w:rPr>
          </w:rPrChange>
        </w:rPr>
        <w:t>，自工程竣工验收合格之日起计算。质保期内，因乙方施工质量、材料质量问题导致的损坏、脱落、开裂等问题，乙方无偿维修；因甲方使用不当、第三方破坏或不可抗力导致的损坏，乙方可提供维修服务，费用由甲方承担。</w:t>
      </w:r>
      <w:r>
        <w:rPr>
          <w:highlight w:val="none"/>
          <w:rPrChange w:id="110" w:author="chen-ke" w:date="2026-04-04T09:19:55Z">
            <w:rPr/>
          </w:rPrChange>
        </w:rPr>
        <w:commentReference w:id="7"/>
      </w:r>
    </w:p>
    <w:p w14:paraId="74C790B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highlight w:val="none"/>
          <w:rPrChange w:id="111" w:author="chen-ke" w:date="2026-04-04T09:19:55Z">
            <w:rPr>
              <w:rFonts w:hint="eastAsia" w:ascii="微软雅黑" w:hAnsi="微软雅黑" w:eastAsia="微软雅黑" w:cs="微软雅黑"/>
            </w:rPr>
          </w:rPrChange>
        </w:rPr>
      </w:pPr>
      <w:r>
        <w:rPr>
          <w:rFonts w:hint="eastAsia" w:ascii="微软雅黑" w:hAnsi="微软雅黑" w:eastAsia="微软雅黑" w:cs="微软雅黑"/>
          <w:highlight w:val="none"/>
          <w:rPrChange w:id="112" w:author="chen-ke" w:date="2026-04-04T09:19:55Z">
            <w:rPr>
              <w:rFonts w:hint="eastAsia" w:ascii="微软雅黑" w:hAnsi="微软雅黑" w:eastAsia="微软雅黑" w:cs="微软雅黑"/>
            </w:rPr>
          </w:rPrChange>
        </w:rPr>
        <w:t xml:space="preserve"> </w:t>
      </w:r>
    </w:p>
    <w:p w14:paraId="7DE8B86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highlight w:val="none"/>
          <w:rPrChange w:id="113" w:author="chen-ke" w:date="2026-04-04T09:19:55Z">
            <w:rPr>
              <w:rFonts w:hint="eastAsia" w:ascii="微软雅黑" w:hAnsi="微软雅黑" w:eastAsia="微软雅黑" w:cs="微软雅黑"/>
            </w:rPr>
          </w:rPrChange>
        </w:rPr>
      </w:pPr>
      <w:r>
        <w:rPr>
          <w:rFonts w:hint="eastAsia" w:ascii="微软雅黑" w:hAnsi="微软雅黑" w:eastAsia="微软雅黑" w:cs="微软雅黑"/>
          <w:highlight w:val="none"/>
          <w:rPrChange w:id="114" w:author="chen-ke" w:date="2026-04-04T09:19:55Z">
            <w:rPr>
              <w:rFonts w:hint="eastAsia" w:ascii="微软雅黑" w:hAnsi="微软雅黑" w:eastAsia="微软雅黑" w:cs="微软雅黑"/>
            </w:rPr>
          </w:rPrChange>
        </w:rPr>
        <w:t>六、违约责任</w:t>
      </w:r>
    </w:p>
    <w:p w14:paraId="75AA113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highlight w:val="none"/>
          <w:rPrChange w:id="115" w:author="chen-ke" w:date="2026-04-04T09:19:55Z">
            <w:rPr>
              <w:rFonts w:hint="eastAsia" w:ascii="微软雅黑" w:hAnsi="微软雅黑" w:eastAsia="微软雅黑" w:cs="微软雅黑"/>
            </w:rPr>
          </w:rPrChange>
        </w:rPr>
      </w:pPr>
      <w:r>
        <w:rPr>
          <w:rFonts w:hint="eastAsia" w:ascii="微软雅黑" w:hAnsi="微软雅黑" w:eastAsia="微软雅黑" w:cs="微软雅黑"/>
          <w:highlight w:val="none"/>
          <w:rPrChange w:id="116" w:author="chen-ke" w:date="2026-04-04T09:19:55Z">
            <w:rPr>
              <w:rFonts w:hint="eastAsia" w:ascii="微软雅黑" w:hAnsi="微软雅黑" w:eastAsia="微软雅黑" w:cs="微软雅黑"/>
            </w:rPr>
          </w:rPrChange>
        </w:rPr>
        <w:t>1.乙方工程质量不符合合同约定的，甲方有权要求乙方返工，返工费用由乙方承担，工期不予顺延；若返工后仍不合格，甲方有权解除合同，乙方需退还已收款项，并按合同总价款的10%向甲方支付违约金；</w:t>
      </w:r>
    </w:p>
    <w:p w14:paraId="01D4DE6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highlight w:val="none"/>
          <w:rPrChange w:id="117" w:author="chen-ke" w:date="2026-04-04T09:19:55Z">
            <w:rPr>
              <w:rFonts w:hint="eastAsia" w:ascii="微软雅黑" w:hAnsi="微软雅黑" w:eastAsia="微软雅黑" w:cs="微软雅黑"/>
              <w:highlight w:val="yellow"/>
            </w:rPr>
          </w:rPrChange>
        </w:rPr>
      </w:pPr>
      <w:r>
        <w:rPr>
          <w:rFonts w:hint="eastAsia" w:ascii="微软雅黑" w:hAnsi="微软雅黑" w:eastAsia="微软雅黑" w:cs="微软雅黑"/>
          <w:highlight w:val="none"/>
          <w:lang w:val="en-US" w:eastAsia="zh-CN"/>
          <w:rPrChange w:id="118" w:author="chen-ke" w:date="2026-04-04T09:19:55Z">
            <w:rPr>
              <w:rFonts w:hint="eastAsia" w:ascii="微软雅黑" w:hAnsi="微软雅黑" w:eastAsia="微软雅黑" w:cs="微软雅黑"/>
              <w:highlight w:val="yellow"/>
              <w:lang w:val="en-US" w:eastAsia="zh-CN"/>
            </w:rPr>
          </w:rPrChange>
        </w:rPr>
        <w:t>2</w:t>
      </w:r>
      <w:r>
        <w:rPr>
          <w:rFonts w:hint="eastAsia" w:ascii="微软雅黑" w:hAnsi="微软雅黑" w:eastAsia="微软雅黑" w:cs="微软雅黑"/>
          <w:highlight w:val="none"/>
          <w:rPrChange w:id="119" w:author="chen-ke" w:date="2026-04-04T09:19:55Z">
            <w:rPr>
              <w:rFonts w:hint="eastAsia" w:ascii="微软雅黑" w:hAnsi="微软雅黑" w:eastAsia="微软雅黑" w:cs="微软雅黑"/>
              <w:highlight w:val="yellow"/>
            </w:rPr>
          </w:rPrChange>
        </w:rPr>
        <w:t>. 乙方逾期竣工的，每逾期一日按</w:t>
      </w:r>
      <w:r>
        <w:rPr>
          <w:rFonts w:hint="eastAsia" w:ascii="微软雅黑" w:hAnsi="微软雅黑" w:eastAsia="微软雅黑" w:cs="微软雅黑"/>
          <w:highlight w:val="none"/>
          <w:lang w:val="en-US" w:eastAsia="zh-CN"/>
          <w:rPrChange w:id="120" w:author="chen-ke" w:date="2026-04-04T09:19:55Z">
            <w:rPr>
              <w:rFonts w:hint="eastAsia" w:ascii="微软雅黑" w:hAnsi="微软雅黑" w:eastAsia="微软雅黑" w:cs="微软雅黑"/>
              <w:highlight w:val="yellow"/>
              <w:lang w:val="en-US" w:eastAsia="zh-CN"/>
            </w:rPr>
          </w:rPrChange>
        </w:rPr>
        <w:t>1000</w:t>
      </w:r>
      <w:ins w:id="121" w:author="微信用户" w:date="2026-04-02T10:55:21Z">
        <w:r>
          <w:rPr>
            <w:rFonts w:hint="eastAsia" w:ascii="微软雅黑" w:hAnsi="微软雅黑" w:eastAsia="微软雅黑" w:cs="微软雅黑"/>
            <w:highlight w:val="none"/>
            <w:lang w:val="en-US" w:eastAsia="zh-CN"/>
            <w:rPrChange w:id="122" w:author="chen-ke" w:date="2026-04-04T09:19:55Z">
              <w:rPr>
                <w:rFonts w:hint="eastAsia" w:ascii="微软雅黑" w:hAnsi="微软雅黑" w:eastAsia="微软雅黑" w:cs="微软雅黑"/>
                <w:highlight w:val="yellow"/>
                <w:lang w:val="en-US" w:eastAsia="zh-CN"/>
              </w:rPr>
            </w:rPrChange>
          </w:rPr>
          <w:t>元</w:t>
        </w:r>
      </w:ins>
      <w:del w:id="123" w:author="微信用户" w:date="2026-04-02T10:55:21Z">
        <w:r>
          <w:rPr>
            <w:rFonts w:hint="eastAsia" w:ascii="微软雅黑" w:hAnsi="微软雅黑" w:eastAsia="微软雅黑" w:cs="微软雅黑"/>
            <w:highlight w:val="none"/>
            <w:lang w:val="en-US" w:eastAsia="zh-CN"/>
            <w:rPrChange w:id="124" w:author="chen-ke" w:date="2026-04-04T09:19:55Z">
              <w:rPr>
                <w:rFonts w:hint="eastAsia" w:ascii="微软雅黑" w:hAnsi="微软雅黑" w:eastAsia="微软雅黑" w:cs="微软雅黑"/>
                <w:highlight w:val="yellow"/>
                <w:lang w:val="en-US" w:eastAsia="zh-CN"/>
              </w:rPr>
            </w:rPrChange>
          </w:rPr>
          <w:delText>元/日</w:delText>
        </w:r>
      </w:del>
      <w:r>
        <w:rPr>
          <w:rFonts w:hint="eastAsia" w:ascii="微软雅黑" w:hAnsi="微软雅黑" w:eastAsia="微软雅黑" w:cs="微软雅黑"/>
          <w:highlight w:val="none"/>
          <w:rPrChange w:id="125" w:author="chen-ke" w:date="2026-04-04T09:19:55Z">
            <w:rPr>
              <w:rFonts w:hint="eastAsia" w:ascii="微软雅黑" w:hAnsi="微软雅黑" w:eastAsia="微软雅黑" w:cs="微软雅黑"/>
              <w:highlight w:val="yellow"/>
            </w:rPr>
          </w:rPrChange>
        </w:rPr>
        <w:t>向甲方支付违约</w:t>
      </w:r>
      <w:r>
        <w:rPr>
          <w:highlight w:val="none"/>
          <w:rPrChange w:id="126" w:author="chen-ke" w:date="2026-04-04T09:19:55Z">
            <w:rPr>
              <w:highlight w:val="yellow"/>
            </w:rPr>
          </w:rPrChange>
        </w:rPr>
        <w:commentReference w:id="8"/>
      </w:r>
      <w:r>
        <w:rPr>
          <w:rFonts w:hint="eastAsia" w:ascii="微软雅黑" w:hAnsi="微软雅黑" w:eastAsia="微软雅黑" w:cs="微软雅黑"/>
          <w:highlight w:val="none"/>
          <w:rPrChange w:id="127" w:author="chen-ke" w:date="2026-04-04T09:19:55Z">
            <w:rPr>
              <w:rFonts w:hint="eastAsia" w:ascii="微软雅黑" w:hAnsi="微软雅黑" w:eastAsia="微软雅黑" w:cs="微软雅黑"/>
              <w:highlight w:val="yellow"/>
            </w:rPr>
          </w:rPrChange>
        </w:rPr>
        <w:t>金，逾期超过</w:t>
      </w:r>
      <w:r>
        <w:rPr>
          <w:rFonts w:hint="eastAsia" w:ascii="微软雅黑" w:hAnsi="微软雅黑" w:eastAsia="微软雅黑" w:cs="微软雅黑"/>
          <w:highlight w:val="none"/>
          <w:lang w:val="en-US" w:eastAsia="zh-CN"/>
          <w:rPrChange w:id="128" w:author="chen-ke" w:date="2026-04-04T09:19:55Z">
            <w:rPr>
              <w:rFonts w:hint="eastAsia" w:ascii="微软雅黑" w:hAnsi="微软雅黑" w:eastAsia="微软雅黑" w:cs="微软雅黑"/>
              <w:highlight w:val="yellow"/>
              <w:lang w:val="en-US" w:eastAsia="zh-CN"/>
            </w:rPr>
          </w:rPrChange>
        </w:rPr>
        <w:t>30</w:t>
      </w:r>
      <w:r>
        <w:rPr>
          <w:rFonts w:hint="eastAsia" w:ascii="微软雅黑" w:hAnsi="微软雅黑" w:eastAsia="微软雅黑" w:cs="微软雅黑"/>
          <w:highlight w:val="none"/>
          <w:rPrChange w:id="129" w:author="chen-ke" w:date="2026-04-04T09:19:55Z">
            <w:rPr>
              <w:rFonts w:hint="eastAsia" w:ascii="微软雅黑" w:hAnsi="微软雅黑" w:eastAsia="微软雅黑" w:cs="微软雅黑"/>
              <w:highlight w:val="yellow"/>
            </w:rPr>
          </w:rPrChange>
        </w:rPr>
        <w:t>日的，甲方有权解除合同，并</w:t>
      </w:r>
      <w:r>
        <w:rPr>
          <w:rFonts w:hint="eastAsia" w:ascii="微软雅黑" w:hAnsi="微软雅黑" w:eastAsia="微软雅黑" w:cs="微软雅黑"/>
          <w:highlight w:val="none"/>
          <w:lang w:val="en-US" w:eastAsia="zh-CN"/>
          <w:rPrChange w:id="130" w:author="chen-ke" w:date="2026-04-04T09:19:55Z">
            <w:rPr>
              <w:rFonts w:hint="eastAsia" w:ascii="微软雅黑" w:hAnsi="微软雅黑" w:eastAsia="微软雅黑" w:cs="微软雅黑"/>
              <w:highlight w:val="yellow"/>
              <w:lang w:val="en-US" w:eastAsia="zh-CN"/>
            </w:rPr>
          </w:rPrChange>
        </w:rPr>
        <w:t>要求乙方</w:t>
      </w:r>
      <w:r>
        <w:rPr>
          <w:rFonts w:hint="eastAsia" w:ascii="微软雅黑" w:hAnsi="微软雅黑" w:eastAsia="微软雅黑" w:cs="微软雅黑"/>
          <w:highlight w:val="none"/>
          <w:rPrChange w:id="131" w:author="chen-ke" w:date="2026-04-04T09:19:55Z">
            <w:rPr>
              <w:rFonts w:hint="eastAsia" w:ascii="微软雅黑" w:hAnsi="微软雅黑" w:eastAsia="微软雅黑" w:cs="微软雅黑"/>
              <w:highlight w:val="yellow"/>
            </w:rPr>
          </w:rPrChange>
        </w:rPr>
        <w:t>赔偿甲方损失；</w:t>
      </w:r>
      <w:r>
        <w:rPr>
          <w:highlight w:val="none"/>
          <w:rPrChange w:id="132" w:author="chen-ke" w:date="2026-04-04T09:19:55Z">
            <w:rPr/>
          </w:rPrChange>
        </w:rPr>
        <w:commentReference w:id="9"/>
      </w:r>
    </w:p>
    <w:p w14:paraId="2C3334B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highlight w:val="none"/>
          <w:rPrChange w:id="133" w:author="chen-ke" w:date="2026-04-04T09:19:55Z">
            <w:rPr>
              <w:rFonts w:hint="eastAsia" w:ascii="微软雅黑" w:hAnsi="微软雅黑" w:eastAsia="微软雅黑" w:cs="微软雅黑"/>
            </w:rPr>
          </w:rPrChange>
        </w:rPr>
      </w:pPr>
      <w:r>
        <w:rPr>
          <w:rFonts w:hint="eastAsia" w:ascii="微软雅黑" w:hAnsi="微软雅黑" w:eastAsia="微软雅黑" w:cs="微软雅黑"/>
          <w:highlight w:val="none"/>
          <w:rPrChange w:id="134" w:author="chen-ke" w:date="2026-04-04T09:19:55Z">
            <w:rPr>
              <w:rFonts w:hint="eastAsia" w:ascii="微软雅黑" w:hAnsi="微软雅黑" w:eastAsia="微软雅黑" w:cs="微软雅黑"/>
            </w:rPr>
          </w:rPrChange>
        </w:rPr>
        <w:t xml:space="preserve"> </w:t>
      </w:r>
    </w:p>
    <w:p w14:paraId="483DE61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七、争议解决</w:t>
      </w:r>
    </w:p>
    <w:p w14:paraId="6308C16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本合同履行过程中发生的争议，双方协商解决；协商不成的，任何一方可向</w:t>
      </w:r>
      <w:del w:id="135" w:author="chen-ke" w:date="2026-04-04T09:46:14Z">
        <w:r>
          <w:rPr>
            <w:rFonts w:hint="default" w:ascii="微软雅黑" w:hAnsi="微软雅黑" w:eastAsia="微软雅黑" w:cs="微软雅黑"/>
            <w:lang w:val="en-US"/>
          </w:rPr>
          <w:delText>工程所在</w:delText>
        </w:r>
      </w:del>
      <w:ins w:id="136" w:author="chen-ke" w:date="2026-04-04T09:46:17Z">
        <w:r>
          <w:rPr>
            <w:rFonts w:hint="eastAsia" w:ascii="微软雅黑" w:hAnsi="微软雅黑" w:eastAsia="微软雅黑" w:cs="微软雅黑"/>
            <w:lang w:val="en-US" w:eastAsia="zh-CN"/>
          </w:rPr>
          <w:t>合同</w:t>
        </w:r>
      </w:ins>
      <w:ins w:id="137" w:author="chen-ke" w:date="2026-04-04T09:46:19Z">
        <w:r>
          <w:rPr>
            <w:rFonts w:hint="eastAsia" w:ascii="微软雅黑" w:hAnsi="微软雅黑" w:eastAsia="微软雅黑" w:cs="微软雅黑"/>
            <w:lang w:val="en-US" w:eastAsia="zh-CN"/>
          </w:rPr>
          <w:t>签订</w:t>
        </w:r>
      </w:ins>
      <w:r>
        <w:rPr>
          <w:rFonts w:hint="eastAsia" w:ascii="微软雅黑" w:hAnsi="微软雅黑" w:eastAsia="微软雅黑" w:cs="微软雅黑"/>
        </w:rPr>
        <w:t>地人民法院提起诉讼。</w:t>
      </w:r>
    </w:p>
    <w:p w14:paraId="4E72278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 </w:t>
      </w:r>
    </w:p>
    <w:p w14:paraId="58E8282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八、其他</w:t>
      </w:r>
    </w:p>
    <w:p w14:paraId="513E5CF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1. 本合同未尽事宜，双方可签订补充协议，补充协议与本合同具有同等法律效力；</w:t>
      </w:r>
    </w:p>
    <w:p w14:paraId="68DF29D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2. 本合同一式</w:t>
      </w:r>
      <w:r>
        <w:rPr>
          <w:rFonts w:hint="eastAsia" w:ascii="微软雅黑" w:hAnsi="微软雅黑" w:eastAsia="微软雅黑" w:cs="微软雅黑"/>
          <w:lang w:val="en-US" w:eastAsia="zh-CN"/>
        </w:rPr>
        <w:t>肆</w:t>
      </w:r>
      <w:r>
        <w:rPr>
          <w:rFonts w:hint="eastAsia" w:ascii="微软雅黑" w:hAnsi="微软雅黑" w:eastAsia="微软雅黑" w:cs="微软雅黑"/>
        </w:rPr>
        <w:t>份，甲乙双方各执</w:t>
      </w:r>
      <w:r>
        <w:rPr>
          <w:rFonts w:hint="eastAsia" w:ascii="微软雅黑" w:hAnsi="微软雅黑" w:eastAsia="微软雅黑" w:cs="微软雅黑"/>
          <w:lang w:val="en-US" w:eastAsia="zh-CN"/>
        </w:rPr>
        <w:t>贰</w:t>
      </w:r>
      <w:r>
        <w:rPr>
          <w:rFonts w:hint="eastAsia" w:ascii="微软雅黑" w:hAnsi="微软雅黑" w:eastAsia="微软雅黑" w:cs="微软雅黑"/>
        </w:rPr>
        <w:t>份，自双方签字盖章之日起生效；</w:t>
      </w:r>
    </w:p>
    <w:p w14:paraId="1A285F4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p>
    <w:p w14:paraId="0CE2344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p>
    <w:p w14:paraId="5AE7846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p>
    <w:p w14:paraId="632DD61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p>
    <w:p w14:paraId="4DC109D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甲方（签字/盖章）：________________________</w:t>
      </w:r>
    </w:p>
    <w:p w14:paraId="514A602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日期：______年____月____日</w:t>
      </w:r>
    </w:p>
    <w:p w14:paraId="543450C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 </w:t>
      </w:r>
    </w:p>
    <w:p w14:paraId="668431A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p>
    <w:p w14:paraId="2DDA7FD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p>
    <w:p w14:paraId="2AF854F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p>
    <w:p w14:paraId="1461B99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乙方（签字/盖章）：________________________</w:t>
      </w:r>
    </w:p>
    <w:p w14:paraId="32607B0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日期：______年____月____日</w:t>
      </w:r>
    </w:p>
    <w:p w14:paraId="4B56E79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 </w:t>
      </w:r>
    </w:p>
    <w:p w14:paraId="5981347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w:t>
      </w:r>
    </w:p>
    <w:p w14:paraId="2FA14E8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rPr>
      </w:pPr>
      <w:r>
        <w:rPr>
          <w:rFonts w:hint="eastAsia" w:ascii="微软雅黑" w:hAnsi="微软雅黑" w:eastAsia="微软雅黑" w:cs="微软雅黑"/>
        </w:rPr>
        <w:t xml:space="preserve"> </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微信用户" w:date="2026-04-02T09:44:47Z" w:initials="">
    <w:p w14:paraId="5826F8A5">
      <w:pPr>
        <w:pStyle w:val="2"/>
        <w:rPr>
          <w:rFonts w:hint="eastAsia" w:eastAsiaTheme="minorEastAsia"/>
          <w:color w:val="FF0000"/>
          <w:lang w:eastAsia="zh-CN"/>
        </w:rPr>
      </w:pPr>
      <w:r>
        <w:rPr>
          <w:rFonts w:hint="eastAsia"/>
          <w:color w:val="FF0000"/>
          <w:lang w:eastAsia="zh-CN"/>
        </w:rPr>
        <w:t>建议改为：内墙腻子刮底</w:t>
      </w:r>
    </w:p>
  </w:comment>
  <w:comment w:id="1" w:author="微信用户" w:date="2026-04-02T10:49:07Z" w:initials="">
    <w:p w14:paraId="3E908DC1">
      <w:pPr>
        <w:pStyle w:val="2"/>
        <w:rPr>
          <w:rFonts w:hint="eastAsia" w:eastAsiaTheme="minorEastAsia"/>
          <w:color w:val="FF0000"/>
          <w:lang w:eastAsia="zh-CN"/>
        </w:rPr>
      </w:pPr>
      <w:r>
        <w:rPr>
          <w:rFonts w:hint="eastAsia"/>
          <w:color w:val="FF0000"/>
          <w:lang w:eastAsia="zh-CN"/>
        </w:rPr>
        <w:t>建议加上：甲方有权根据工程需要单方发出工程变更指令，乙方必须无条件执行；因变更导致的工程量增减及费用调整，须经甲方书面签证确认后方可纳入最終结算，否则不予认可。</w:t>
      </w:r>
    </w:p>
  </w:comment>
  <w:comment w:id="2" w:author="微信用户" w:date="2026-04-02T10:52:43Z" w:initials="">
    <w:p w14:paraId="0F7DA8A4">
      <w:pPr>
        <w:pStyle w:val="2"/>
        <w:rPr>
          <w:rFonts w:hint="eastAsia" w:eastAsiaTheme="minorEastAsia"/>
          <w:color w:val="FF0000"/>
          <w:lang w:eastAsia="zh-CN"/>
        </w:rPr>
      </w:pPr>
      <w:r>
        <w:rPr>
          <w:rFonts w:hint="eastAsia"/>
          <w:color w:val="FF0000"/>
          <w:lang w:eastAsia="zh-CN"/>
        </w:rPr>
        <w:t>建议加上：乙方为施工现场安全生产责任主体，须自费投保足额的建筑工程一切险及第三者责任险，并将甲方列为共同被保险人或附加被保险人。</w:t>
      </w:r>
    </w:p>
  </w:comment>
  <w:comment w:id="3" w:author="微信用户" w:date="2026-04-02T10:44:11Z" w:initials="">
    <w:p w14:paraId="1AC7DDF3">
      <w:pPr>
        <w:pStyle w:val="2"/>
        <w:rPr>
          <w:rFonts w:hint="eastAsia" w:eastAsiaTheme="minorEastAsia"/>
          <w:color w:val="FF0000"/>
          <w:lang w:eastAsia="zh-CN"/>
        </w:rPr>
      </w:pPr>
      <w:r>
        <w:rPr>
          <w:rFonts w:hint="eastAsia"/>
          <w:color w:val="FF0000"/>
          <w:lang w:eastAsia="zh-CN"/>
        </w:rPr>
        <w:t>建议改为：乙方确保所用材料由其指定的合格供应商直接向甲方供货，并配合甲方与该供应商另行签订材料采购合同。</w:t>
      </w:r>
    </w:p>
  </w:comment>
  <w:comment w:id="4" w:author="微信用户" w:date="2026-04-02T10:32:23Z" w:initials="">
    <w:p w14:paraId="50B1A35A">
      <w:pPr>
        <w:pStyle w:val="2"/>
        <w:rPr>
          <w:rFonts w:hint="eastAsia" w:eastAsiaTheme="minorEastAsia"/>
          <w:color w:val="FF0000"/>
          <w:lang w:eastAsia="zh-CN"/>
        </w:rPr>
      </w:pPr>
      <w:r>
        <w:rPr>
          <w:rFonts w:hint="eastAsia"/>
          <w:color w:val="FF0000"/>
          <w:lang w:eastAsia="zh-CN"/>
        </w:rPr>
        <w:t>建议改为：乙方按国家规定税率就全部工程款向甲方开具合法有效的增值税专用发票</w:t>
      </w:r>
    </w:p>
  </w:comment>
  <w:comment w:id="5" w:author="微信用户" w:date="2026-04-02T10:16:07Z" w:initials="">
    <w:p w14:paraId="3D052762">
      <w:pPr>
        <w:pStyle w:val="2"/>
        <w:rPr>
          <w:rFonts w:hint="eastAsia" w:eastAsiaTheme="minorEastAsia"/>
          <w:color w:val="FF0000"/>
          <w:lang w:eastAsia="zh-CN"/>
        </w:rPr>
      </w:pPr>
      <w:r>
        <w:rPr>
          <w:rFonts w:hint="eastAsia"/>
          <w:color w:val="FF0000"/>
          <w:lang w:eastAsia="zh-CN"/>
        </w:rPr>
        <w:t>建议加上：完成竣工验收备案</w:t>
      </w:r>
    </w:p>
  </w:comment>
  <w:comment w:id="6" w:author="微信用户" w:date="2026-04-02T10:06:01Z" w:initials="">
    <w:p w14:paraId="0B9683C1">
      <w:pPr>
        <w:pStyle w:val="2"/>
        <w:rPr>
          <w:rFonts w:hint="eastAsia"/>
          <w:lang w:eastAsia="zh-CN"/>
        </w:rPr>
      </w:pPr>
      <w:r>
        <w:rPr>
          <w:rFonts w:hint="eastAsia"/>
          <w:lang w:eastAsia="zh-CN"/>
        </w:rPr>
        <w:t>原条款約定质保期为1年死于《建设工程质量管理条例》规定的装修工程最低保修期限2年，存在违反强制性规定的风险：同时未明确甲方可直接从质保金中扣除維修费用的权利，不利于保障甲方权益。</w:t>
      </w:r>
    </w:p>
    <w:p w14:paraId="4397C217">
      <w:pPr>
        <w:pStyle w:val="2"/>
        <w:rPr>
          <w:rFonts w:hint="default" w:eastAsiaTheme="minorEastAsia"/>
          <w:color w:val="FF0000"/>
          <w:lang w:val="en-US" w:eastAsia="zh-CN"/>
        </w:rPr>
      </w:pPr>
      <w:r>
        <w:rPr>
          <w:rFonts w:hint="eastAsia"/>
          <w:color w:val="FF0000"/>
          <w:lang w:eastAsia="zh-CN"/>
        </w:rPr>
        <w:t>建议改为：工程保证期为</w:t>
      </w:r>
      <w:r>
        <w:rPr>
          <w:rFonts w:hint="eastAsia"/>
          <w:color w:val="FF0000"/>
          <w:lang w:val="en-US" w:eastAsia="zh-CN"/>
        </w:rPr>
        <w:t>2年。</w:t>
      </w:r>
    </w:p>
  </w:comment>
  <w:comment w:id="7" w:author="微信用户" w:date="2026-04-02T10:06:27Z" w:initials="">
    <w:p w14:paraId="190B4FB5">
      <w:pPr>
        <w:pStyle w:val="2"/>
        <w:rPr>
          <w:rFonts w:hint="default" w:eastAsiaTheme="minorEastAsia"/>
          <w:color w:val="FF0000"/>
          <w:lang w:val="en-US" w:eastAsia="zh-CN"/>
        </w:rPr>
      </w:pPr>
      <w:r>
        <w:rPr>
          <w:rFonts w:hint="eastAsia"/>
          <w:color w:val="FF0000"/>
          <w:lang w:eastAsia="zh-CN"/>
        </w:rPr>
        <w:t>建议加上：甲方有权直接从质量保证金中扣除维修费用，不足部分乙方应在收到通知后</w:t>
      </w:r>
      <w:r>
        <w:rPr>
          <w:rFonts w:hint="eastAsia"/>
          <w:color w:val="FF0000"/>
          <w:lang w:val="en-US" w:eastAsia="zh-CN"/>
        </w:rPr>
        <w:t>5日内补足。</w:t>
      </w:r>
    </w:p>
  </w:comment>
  <w:comment w:id="8" w:author="微信用户" w:date="2026-04-02T09:50:45Z" w:initials="">
    <w:p w14:paraId="61203C3D">
      <w:pPr>
        <w:pStyle w:val="2"/>
        <w:rPr>
          <w:rFonts w:hint="eastAsia"/>
          <w:lang w:eastAsia="zh-CN"/>
        </w:rPr>
      </w:pPr>
      <w:r>
        <w:rPr>
          <w:rFonts w:hint="eastAsia"/>
          <w:lang w:eastAsia="zh-CN"/>
        </w:rPr>
        <w:t>原合同约定逾期违约金未与合同总价挂钩，亦未设定累计上限，且未排除非乙方原因或不可抗力导致的情形可能造成违约金责任显失公平或难以执行。</w:t>
      </w:r>
    </w:p>
    <w:p w14:paraId="3D5C7840">
      <w:pPr>
        <w:pStyle w:val="2"/>
        <w:rPr>
          <w:rFonts w:hint="default" w:eastAsia="微软雅黑"/>
          <w:lang w:val="en-US" w:eastAsia="zh-CN"/>
        </w:rPr>
      </w:pPr>
      <w:r>
        <w:rPr>
          <w:rFonts w:hint="eastAsia"/>
          <w:color w:val="FF0000"/>
          <w:highlight w:val="none"/>
          <w:lang w:eastAsia="zh-CN"/>
        </w:rPr>
        <w:t>建议改为：</w:t>
      </w:r>
      <w:r>
        <w:rPr>
          <w:rFonts w:hint="eastAsia" w:ascii="微软雅黑" w:hAnsi="微软雅黑" w:eastAsia="微软雅黑" w:cs="微软雅黑"/>
          <w:color w:val="FF0000"/>
          <w:highlight w:val="none"/>
        </w:rPr>
        <w:t>每逾期一日按</w:t>
      </w:r>
      <w:r>
        <w:rPr>
          <w:rFonts w:hint="eastAsia" w:ascii="微软雅黑" w:hAnsi="微软雅黑" w:eastAsia="微软雅黑" w:cs="微软雅黑"/>
          <w:color w:val="FF0000"/>
          <w:highlight w:val="none"/>
          <w:lang w:eastAsia="zh-CN"/>
        </w:rPr>
        <w:t>合同总价款的</w:t>
      </w:r>
      <w:r>
        <w:rPr>
          <w:rFonts w:hint="eastAsia" w:ascii="微软雅黑" w:hAnsi="微软雅黑" w:eastAsia="微软雅黑" w:cs="微软雅黑"/>
          <w:color w:val="FF0000"/>
          <w:highlight w:val="none"/>
          <w:lang w:val="en-US" w:eastAsia="zh-CN"/>
        </w:rPr>
        <w:t>0.1%</w:t>
      </w:r>
      <w:r>
        <w:rPr>
          <w:rFonts w:hint="eastAsia" w:ascii="微软雅黑" w:hAnsi="微软雅黑" w:eastAsia="微软雅黑" w:cs="微软雅黑"/>
          <w:color w:val="FF0000"/>
          <w:highlight w:val="none"/>
        </w:rPr>
        <w:t>向甲方支付违约金</w:t>
      </w:r>
      <w:r>
        <w:rPr>
          <w:rFonts w:hint="eastAsia" w:ascii="微软雅黑" w:hAnsi="微软雅黑" w:eastAsia="微软雅黑" w:cs="微软雅黑"/>
          <w:color w:val="FF0000"/>
          <w:highlight w:val="none"/>
          <w:lang w:eastAsia="zh-CN"/>
        </w:rPr>
        <w:t>，违约金额不超过合同总价款的</w:t>
      </w:r>
      <w:r>
        <w:rPr>
          <w:rFonts w:hint="eastAsia" w:ascii="微软雅黑" w:hAnsi="微软雅黑" w:eastAsia="微软雅黑" w:cs="微软雅黑"/>
          <w:color w:val="FF0000"/>
          <w:highlight w:val="none"/>
          <w:lang w:val="en-US" w:eastAsia="zh-CN"/>
        </w:rPr>
        <w:t>5%</w:t>
      </w:r>
      <w:r>
        <w:rPr>
          <w:rFonts w:hint="eastAsia" w:ascii="微软雅黑" w:hAnsi="微软雅黑" w:eastAsia="微软雅黑" w:cs="微软雅黑"/>
          <w:highlight w:val="none"/>
          <w:lang w:val="en-US" w:eastAsia="zh-CN"/>
        </w:rPr>
        <w:t>；</w:t>
      </w:r>
    </w:p>
  </w:comment>
  <w:comment w:id="9" w:author="微信用户" w:date="2026-04-02T10:02:07Z" w:initials="">
    <w:p w14:paraId="61CF4D5C">
      <w:pPr>
        <w:pStyle w:val="2"/>
        <w:rPr>
          <w:rFonts w:hint="eastAsia" w:eastAsiaTheme="minorEastAsia"/>
          <w:color w:val="FF0000"/>
          <w:lang w:eastAsia="zh-CN"/>
        </w:rPr>
      </w:pPr>
      <w:r>
        <w:rPr>
          <w:rFonts w:hint="eastAsia"/>
          <w:color w:val="FF0000"/>
          <w:lang w:eastAsia="zh-CN"/>
        </w:rPr>
        <w:t>建议加上：不可抗力发生时，乙方须在48小时内提供县级以上政府部门出具的证明文件，否则不视为免责事由。</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26F8A5" w15:done="1"/>
  <w15:commentEx w15:paraId="3E908DC1" w15:done="1"/>
  <w15:commentEx w15:paraId="0F7DA8A4" w15:done="1"/>
  <w15:commentEx w15:paraId="1AC7DDF3" w15:done="0"/>
  <w15:commentEx w15:paraId="50B1A35A" w15:done="0"/>
  <w15:commentEx w15:paraId="3D052762" w15:done="0"/>
  <w15:commentEx w15:paraId="4397C217" w15:done="0"/>
  <w15:commentEx w15:paraId="190B4FB5" w15:done="0"/>
  <w15:commentEx w15:paraId="3D5C7840" w15:done="0"/>
  <w15:commentEx w15:paraId="61CF4D5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en-ke">
    <w15:presenceInfo w15:providerId="WPS Office" w15:userId="277030401"/>
  </w15:person>
  <w15:person w15:author="微信用户">
    <w15:presenceInfo w15:providerId="WPS Office" w15:userId="8336443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revisionView w:markup="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7F3EF3"/>
    <w:rsid w:val="1F8E6A72"/>
    <w:rsid w:val="357C7A79"/>
    <w:rsid w:val="367F3EF3"/>
    <w:rsid w:val="50AB1369"/>
    <w:rsid w:val="71A87A8F"/>
    <w:rsid w:val="7B714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R005</errorID>
      <errorWord>拆分：材料款占30%，劳务款占70%；材料款由乙方委托材料供应商直接与甲方签订材料采购合同，材料供应商向甲方提供13%增值税专用发票，甲方先行垫付材料款，后期结算工程款时从乙方应得工程款中减扣甲方垫付的材料款部分；劳务款含1%普通发票，乙方需按对应税率向甲方开具合法有效的普通发票。 </errorWord>
      <group>1</group>
      <groupName>高风险</groupName>
      <ability/>
      <abilityName/>
      <candidateList>
        <item>已包含全部材料及劳务费用，材料款不再单独拆分支付。乙方应按国家规定税率就全部工程款向甲方开具合法有效的增值税专用发票。</item>
      </candidateList>
      <explain>原条款[[p:39]]将材料款与劳务款拆分并约定甲方垫付材料款，但未明确材料款已包含在包工包料单价内，易引发结算歧义；同时限定乙方就劳务款开具1%普通发票，若乙方为一般纳税人则违反现行增值税法规（建筑服务适用9%税率），存在税务合规风险。应统一由乙方向甲方就全部工程款依法开票，并明确材料款已含在单价中。</explain>
      <paraID>7E25738A</paraID>
      <start>4</start>
      <end>146</end>
      <status>unmodified</status>
      <modifiedWord/>
      <trackRevisions>false</trackRevisions>
    </reviewItem>
  </reviewItems>
  <config>{"title":"外墙及内墙涂装工程施工合同1","task_id":"019d4bcdee5172cda60521d594a75408","is_pay":true,"preview_result_num":0,"hide_result_num":0,"transaction_result":"**基本结论**：合同整体可接受，但需重点核实合同金额、招投标情况、甲方“四证”及乙方资质，以消除合同无效或无法履行的风险。\n\n**合同类型**：属于建设工程设计施工一体化合同，合法有效。属于法律法规规定的建设工程合同范畴，适用建设工程相关法律规定，合同类型无无效风险。但需确保合同内容符合建设工程合同的特殊要求（如资质、许可等）。\n\n**合同主体**：乙方（承包方）存在资质欠缺风险，可能导致合同无效。乙方需具备建筑装修装饰工程专业承包资质（或类似工程承包资质），甲方需具备合法发包主体资格（如已取得相关建设许可）。若乙方无资质或超越资质等级，合同可能无效。\n\n**合同标的**：外墙及内墙涂装工程属于建设工程中的装修工程，标的合法且具备可履行性。但需确保乙方具备相应施工资质，否则可能因主体资质问题导致合同无效或无法履行。\n\n**合同程序**：存在重大合规风险，需履行法定程序及文件审查。1. 若合同金额达到400万元以上且属于必须招标项目（如国有资金投资或国有投资为主的项目），未进行招投标或中标无效的，合同可能无效（《最高人民法院关于审理建设工程施工合同纠纷案件适用法律问题的解释（一）》第1条）。2. 甲方需确保已取得“四证”（建设用地规划许可证、土地使用权证、建设工程规划许可证、建筑工程施工许可证），乙方需具备建筑施工企业安全生产许可证，否则可能导致工程无法合法开工、验收或结算，甚至合同无效。\n\n**交易合理性**：存在明显法律风险，需完善程序及资质审查。该合同属于建设工程合同，若未履行招投标、未取得“四证”、乙方资质不足等，均可能导致合同无效或无法履行，对甲方而言存在工程款无法追回、工程质量无法保障等风险。\n\n**综合说明**：本合同整体属于建设工程合同范畴，交易结构存在以下主要风险点：1. 合同效力风险（未招投标、中标无效、乙方资质不足）；2. 合规许可风险（甲方未取得“四证”、乙方无安全生产许可证）。根据《最高人民法院关于审理建设工程施工合同纠纷案件适用法律问题的解释（一）》第1条，若存在上述情形，合同可能被认定为无效。建议甲方核实合同金额是否达到必须招标标准，要求乙方提供招投标文件及资质证书，确保甲方已取得“四证”，乙方具备安全生产许可证及相应承包资质，并在合同中明确双方的资质配合义务及违约责任，以保障合同合法有效履行。","open_position":"writer_sceneEntry","result_overview":[{"group":"1","group_name":"高风险","count":6},{"group":"3","group_name":"低风险","count":3}]}</config>
</contractReview>
</file>

<file path=customXml/itemProps1.xml><?xml version="1.0" encoding="utf-8"?>
<ds:datastoreItem xmlns:ds="http://schemas.openxmlformats.org/officeDocument/2006/customXml" ds:itemID="{3cfd2d02-3215-41f5-b9f4-edf6d793ee99}">
  <ds:schemaRefs/>
</ds:datastoreItem>
</file>

<file path=docProps/app.xml><?xml version="1.0" encoding="utf-8"?>
<Properties xmlns="http://schemas.openxmlformats.org/officeDocument/2006/extended-properties" xmlns:vt="http://schemas.openxmlformats.org/officeDocument/2006/docPropsVTypes">
  <Template>Normal.dotm</Template>
  <Pages>3</Pages>
  <Words>2200</Words>
  <Characters>2515</Characters>
  <Lines>0</Lines>
  <Paragraphs>0</Paragraphs>
  <TotalTime>34</TotalTime>
  <ScaleCrop>false</ScaleCrop>
  <LinksUpToDate>false</LinksUpToDate>
  <CharactersWithSpaces>2711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2026-04-01T14:20:00Z</dcterms:created>
  <dc:creator>chen-ke</dc:creator>
  <cp:lastModifiedBy>chen-ke</cp:lastModifiedBy>
  <cp:lastPrinted>2026-04-04T02:23:34Z</cp:lastPrinted>
  <dcterms:modified xsi:type="dcterms:W3CDTF">2026-04-04T02:24:23Z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11E1C784CF9249789A0D65ADA1CB4C74_13</vt:lpwstr>
  </property>
  <property fmtid="{D5CDD505-2E9C-101B-9397-08002B2CF9AE}" pid="4" name="KSOTemplateDocerSaveRecord">
    <vt:lpwstr>eyJoZGlkIjoiOGM0YzI1ZmNiNzI4NzM5ZmVjZTk0ZmUzOGY2ZmIxNTMiLCJ1c2VySWQiOiI1NDk5ODAzMDAifQ==</vt:lpwstr>
  </property>
</Properties>
</file>